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173268" w14:textId="4F28D733" w:rsidR="00156B33" w:rsidRPr="00CF1B2A" w:rsidRDefault="00156B33" w:rsidP="00CF1B2A">
      <w:pPr>
        <w:jc w:val="center"/>
        <w:rPr>
          <w:sz w:val="56"/>
          <w:szCs w:val="56"/>
        </w:rPr>
      </w:pPr>
      <w:r w:rsidRPr="00CF1B2A">
        <w:rPr>
          <w:sz w:val="56"/>
          <w:szCs w:val="56"/>
        </w:rPr>
        <w:t>Deploying Django in Azure</w:t>
      </w:r>
    </w:p>
    <w:p w14:paraId="270A9876" w14:textId="77777777" w:rsidR="00B344DD" w:rsidRDefault="00B344DD" w:rsidP="00156B33">
      <w:pPr>
        <w:ind w:left="720" w:hanging="360"/>
      </w:pPr>
    </w:p>
    <w:p w14:paraId="5B441C1A" w14:textId="77777777" w:rsidR="00B344DD" w:rsidRDefault="00B344DD" w:rsidP="00156B33">
      <w:pPr>
        <w:ind w:left="720" w:hanging="360"/>
      </w:pPr>
    </w:p>
    <w:p w14:paraId="0A96FF98" w14:textId="77777777" w:rsidR="00FC605A" w:rsidRDefault="00FC605A">
      <w:pPr>
        <w:rPr>
          <w:lang w:val="en-US"/>
        </w:rPr>
      </w:pPr>
    </w:p>
    <w:p w14:paraId="5DD81F31" w14:textId="77777777" w:rsidR="00FC605A" w:rsidRDefault="00FC605A" w:rsidP="00FC605A"/>
    <w:p w14:paraId="473184C0" w14:textId="77777777" w:rsidR="00FC605A" w:rsidRDefault="00FC605A" w:rsidP="00FC605A">
      <w:pPr>
        <w:rPr>
          <w:lang w:val="en-US"/>
        </w:rPr>
      </w:pPr>
      <w:r>
        <w:rPr>
          <w:lang w:val="en-US"/>
        </w:rPr>
        <w:t>Reference:</w:t>
      </w:r>
    </w:p>
    <w:p w14:paraId="51BE8D72" w14:textId="77777777" w:rsidR="00FC605A" w:rsidRDefault="00FC605A" w:rsidP="00FC605A">
      <w:pPr>
        <w:rPr>
          <w:lang w:val="en-US"/>
        </w:rPr>
      </w:pPr>
      <w:hyperlink r:id="rId8" w:history="1">
        <w:r w:rsidRPr="00CF3329">
          <w:rPr>
            <w:rStyle w:val="Hyperlink"/>
            <w:lang w:val="en-US"/>
          </w:rPr>
          <w:t>https://www.youtube.com/watch?v=QjEVmQ4rcWA&amp;list=LL&amp;index=14</w:t>
        </w:r>
      </w:hyperlink>
    </w:p>
    <w:p w14:paraId="16452423" w14:textId="77777777" w:rsidR="00FC605A" w:rsidRDefault="00FC605A" w:rsidP="00FC605A">
      <w:pPr>
        <w:rPr>
          <w:lang w:val="en-US"/>
        </w:rPr>
      </w:pPr>
      <w:hyperlink r:id="rId9" w:history="1">
        <w:r w:rsidRPr="00CF3329">
          <w:rPr>
            <w:rStyle w:val="Hyperlink"/>
            <w:lang w:val="en-US"/>
          </w:rPr>
          <w:t>https://www.youtube.com/watch?v=X2eUFKrY00Y&amp;list=LL&amp;index=10</w:t>
        </w:r>
      </w:hyperlink>
    </w:p>
    <w:p w14:paraId="7587FE65" w14:textId="77777777" w:rsidR="00FC605A" w:rsidRDefault="00FC605A" w:rsidP="00FC605A">
      <w:pPr>
        <w:rPr>
          <w:lang w:val="en-US"/>
        </w:rPr>
      </w:pPr>
      <w:hyperlink r:id="rId10" w:history="1">
        <w:r w:rsidRPr="00CF3329">
          <w:rPr>
            <w:rStyle w:val="Hyperlink"/>
            <w:lang w:val="en-US"/>
          </w:rPr>
          <w:t>https://www.youtube.com/watch?v=_Gx30E3r1xk&amp;list=LL&amp;index=9</w:t>
        </w:r>
      </w:hyperlink>
    </w:p>
    <w:p w14:paraId="7D3764EB" w14:textId="77777777" w:rsidR="00FC605A" w:rsidRDefault="00FC605A" w:rsidP="00FC605A">
      <w:pPr>
        <w:rPr>
          <w:lang w:val="en-US"/>
        </w:rPr>
      </w:pPr>
      <w:hyperlink r:id="rId11" w:history="1">
        <w:r w:rsidRPr="00CF3329">
          <w:rPr>
            <w:rStyle w:val="Hyperlink"/>
            <w:lang w:val="en-US"/>
          </w:rPr>
          <w:t>https://www.youtube.com/watch?v=L5oCPVr7l4c&amp;list=LL&amp;index=8</w:t>
        </w:r>
      </w:hyperlink>
    </w:p>
    <w:p w14:paraId="71E0364E" w14:textId="77777777" w:rsidR="002F2A80" w:rsidRDefault="002F2A80" w:rsidP="00FC605A">
      <w:pPr>
        <w:rPr>
          <w:lang w:val="en-US"/>
        </w:rPr>
      </w:pPr>
    </w:p>
    <w:sdt>
      <w:sdtPr>
        <w:rPr>
          <w:rFonts w:ascii="Times New Roman" w:eastAsia="Times New Roman" w:hAnsi="Times New Roman" w:cs="Times New Roman"/>
          <w:b w:val="0"/>
          <w:bCs w:val="0"/>
          <w:color w:val="auto"/>
          <w:sz w:val="24"/>
          <w:szCs w:val="24"/>
          <w:lang w:val="en-IN" w:eastAsia="en-GB"/>
        </w:rPr>
        <w:id w:val="2025985615"/>
        <w:docPartObj>
          <w:docPartGallery w:val="Table of Contents"/>
          <w:docPartUnique/>
        </w:docPartObj>
      </w:sdtPr>
      <w:sdtEndPr>
        <w:rPr>
          <w:noProof/>
        </w:rPr>
      </w:sdtEndPr>
      <w:sdtContent>
        <w:p w14:paraId="543F0659" w14:textId="7B1A55FD" w:rsidR="006275BA" w:rsidRDefault="006275BA">
          <w:pPr>
            <w:pStyle w:val="TOCHeading"/>
          </w:pPr>
          <w:r>
            <w:t>Table of Contents</w:t>
          </w:r>
        </w:p>
        <w:p w14:paraId="4BAECDAB" w14:textId="386D3FED" w:rsidR="00CF1B2A" w:rsidRDefault="006275BA">
          <w:pPr>
            <w:pStyle w:val="TOC2"/>
            <w:tabs>
              <w:tab w:val="left" w:pos="720"/>
              <w:tab w:val="right" w:leader="dot" w:pos="9016"/>
            </w:tabs>
            <w:rPr>
              <w:rFonts w:eastAsiaTheme="minorEastAsia" w:cstheme="minorBidi"/>
              <w:b w:val="0"/>
              <w:bC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200380067" w:history="1">
            <w:r w:rsidR="00CF1B2A" w:rsidRPr="009712D4">
              <w:rPr>
                <w:rStyle w:val="Hyperlink"/>
                <w:noProof/>
                <w:lang w:val="en-US"/>
              </w:rPr>
              <w:t>1.</w:t>
            </w:r>
            <w:r w:rsidR="00CF1B2A">
              <w:rPr>
                <w:rFonts w:eastAsiaTheme="minorEastAsia" w:cstheme="minorBidi"/>
                <w:b w:val="0"/>
                <w:bCs w:val="0"/>
                <w:noProof/>
                <w:kern w:val="2"/>
                <w:sz w:val="24"/>
                <w:szCs w:val="24"/>
                <w14:ligatures w14:val="standardContextual"/>
              </w:rPr>
              <w:tab/>
            </w:r>
            <w:r w:rsidR="00CF1B2A" w:rsidRPr="009712D4">
              <w:rPr>
                <w:rStyle w:val="Hyperlink"/>
                <w:noProof/>
                <w:lang w:val="en-US"/>
              </w:rPr>
              <w:t>Installing additional packaged for deployment</w:t>
            </w:r>
            <w:r w:rsidR="00CF1B2A">
              <w:rPr>
                <w:noProof/>
                <w:webHidden/>
              </w:rPr>
              <w:tab/>
            </w:r>
            <w:r w:rsidR="00CF1B2A">
              <w:rPr>
                <w:noProof/>
                <w:webHidden/>
              </w:rPr>
              <w:fldChar w:fldCharType="begin"/>
            </w:r>
            <w:r w:rsidR="00CF1B2A">
              <w:rPr>
                <w:noProof/>
                <w:webHidden/>
              </w:rPr>
              <w:instrText xml:space="preserve"> PAGEREF _Toc200380067 \h </w:instrText>
            </w:r>
            <w:r w:rsidR="00CF1B2A">
              <w:rPr>
                <w:noProof/>
                <w:webHidden/>
              </w:rPr>
            </w:r>
            <w:r w:rsidR="00CF1B2A">
              <w:rPr>
                <w:noProof/>
                <w:webHidden/>
              </w:rPr>
              <w:fldChar w:fldCharType="separate"/>
            </w:r>
            <w:r w:rsidR="006E5564">
              <w:rPr>
                <w:noProof/>
                <w:webHidden/>
              </w:rPr>
              <w:t>2</w:t>
            </w:r>
            <w:r w:rsidR="00CF1B2A">
              <w:rPr>
                <w:noProof/>
                <w:webHidden/>
              </w:rPr>
              <w:fldChar w:fldCharType="end"/>
            </w:r>
          </w:hyperlink>
        </w:p>
        <w:p w14:paraId="0C15089E" w14:textId="52720746" w:rsidR="00CF1B2A" w:rsidRDefault="00CF1B2A">
          <w:pPr>
            <w:pStyle w:val="TOC2"/>
            <w:tabs>
              <w:tab w:val="left" w:pos="720"/>
              <w:tab w:val="right" w:leader="dot" w:pos="9016"/>
            </w:tabs>
            <w:rPr>
              <w:rFonts w:eastAsiaTheme="minorEastAsia" w:cstheme="minorBidi"/>
              <w:b w:val="0"/>
              <w:bCs w:val="0"/>
              <w:noProof/>
              <w:kern w:val="2"/>
              <w:sz w:val="24"/>
              <w:szCs w:val="24"/>
              <w14:ligatures w14:val="standardContextual"/>
            </w:rPr>
          </w:pPr>
          <w:hyperlink w:anchor="_Toc200380068" w:history="1">
            <w:r w:rsidRPr="009712D4">
              <w:rPr>
                <w:rStyle w:val="Hyperlink"/>
                <w:noProof/>
                <w:lang w:val="en-US"/>
              </w:rPr>
              <w:t>2.</w:t>
            </w:r>
            <w:r>
              <w:rPr>
                <w:rFonts w:eastAsiaTheme="minorEastAsia" w:cstheme="minorBidi"/>
                <w:b w:val="0"/>
                <w:bCs w:val="0"/>
                <w:noProof/>
                <w:kern w:val="2"/>
                <w:sz w:val="24"/>
                <w:szCs w:val="24"/>
                <w14:ligatures w14:val="standardContextual"/>
              </w:rPr>
              <w:tab/>
            </w:r>
            <w:r w:rsidRPr="009712D4">
              <w:rPr>
                <w:rStyle w:val="Hyperlink"/>
                <w:noProof/>
                <w:lang w:val="en-US"/>
              </w:rPr>
              <w:t>Creating settings files for deployment (deployment.py) and wsgi.py</w:t>
            </w:r>
            <w:r>
              <w:rPr>
                <w:noProof/>
                <w:webHidden/>
              </w:rPr>
              <w:tab/>
            </w:r>
            <w:r>
              <w:rPr>
                <w:noProof/>
                <w:webHidden/>
              </w:rPr>
              <w:fldChar w:fldCharType="begin"/>
            </w:r>
            <w:r>
              <w:rPr>
                <w:noProof/>
                <w:webHidden/>
              </w:rPr>
              <w:instrText xml:space="preserve"> PAGEREF _Toc200380068 \h </w:instrText>
            </w:r>
            <w:r>
              <w:rPr>
                <w:noProof/>
                <w:webHidden/>
              </w:rPr>
            </w:r>
            <w:r>
              <w:rPr>
                <w:noProof/>
                <w:webHidden/>
              </w:rPr>
              <w:fldChar w:fldCharType="separate"/>
            </w:r>
            <w:r w:rsidR="006E5564">
              <w:rPr>
                <w:noProof/>
                <w:webHidden/>
              </w:rPr>
              <w:t>2</w:t>
            </w:r>
            <w:r>
              <w:rPr>
                <w:noProof/>
                <w:webHidden/>
              </w:rPr>
              <w:fldChar w:fldCharType="end"/>
            </w:r>
          </w:hyperlink>
        </w:p>
        <w:p w14:paraId="1DF853AB" w14:textId="0F3F2AF2" w:rsidR="00CF1B2A" w:rsidRDefault="00CF1B2A">
          <w:pPr>
            <w:pStyle w:val="TOC2"/>
            <w:tabs>
              <w:tab w:val="right" w:leader="dot" w:pos="9016"/>
            </w:tabs>
            <w:rPr>
              <w:rFonts w:eastAsiaTheme="minorEastAsia" w:cstheme="minorBidi"/>
              <w:b w:val="0"/>
              <w:bCs w:val="0"/>
              <w:noProof/>
              <w:kern w:val="2"/>
              <w:sz w:val="24"/>
              <w:szCs w:val="24"/>
              <w14:ligatures w14:val="standardContextual"/>
            </w:rPr>
          </w:pPr>
          <w:hyperlink w:anchor="_Toc200380069" w:history="1">
            <w:r w:rsidRPr="009712D4">
              <w:rPr>
                <w:rStyle w:val="Hyperlink"/>
                <w:noProof/>
              </w:rPr>
              <w:t>2.1 Create a file “deployment.py”. (See each line and read the purpose of each)</w:t>
            </w:r>
            <w:r>
              <w:rPr>
                <w:noProof/>
                <w:webHidden/>
              </w:rPr>
              <w:tab/>
            </w:r>
            <w:r>
              <w:rPr>
                <w:noProof/>
                <w:webHidden/>
              </w:rPr>
              <w:fldChar w:fldCharType="begin"/>
            </w:r>
            <w:r>
              <w:rPr>
                <w:noProof/>
                <w:webHidden/>
              </w:rPr>
              <w:instrText xml:space="preserve"> PAGEREF _Toc200380069 \h </w:instrText>
            </w:r>
            <w:r>
              <w:rPr>
                <w:noProof/>
                <w:webHidden/>
              </w:rPr>
            </w:r>
            <w:r>
              <w:rPr>
                <w:noProof/>
                <w:webHidden/>
              </w:rPr>
              <w:fldChar w:fldCharType="separate"/>
            </w:r>
            <w:r w:rsidR="006E5564">
              <w:rPr>
                <w:noProof/>
                <w:webHidden/>
              </w:rPr>
              <w:t>2</w:t>
            </w:r>
            <w:r>
              <w:rPr>
                <w:noProof/>
                <w:webHidden/>
              </w:rPr>
              <w:fldChar w:fldCharType="end"/>
            </w:r>
          </w:hyperlink>
        </w:p>
        <w:p w14:paraId="5AAE786C" w14:textId="32713442" w:rsidR="00CF1B2A" w:rsidRDefault="00CF1B2A">
          <w:pPr>
            <w:pStyle w:val="TOC2"/>
            <w:tabs>
              <w:tab w:val="right" w:leader="dot" w:pos="9016"/>
            </w:tabs>
            <w:rPr>
              <w:rFonts w:eastAsiaTheme="minorEastAsia" w:cstheme="minorBidi"/>
              <w:b w:val="0"/>
              <w:bCs w:val="0"/>
              <w:noProof/>
              <w:kern w:val="2"/>
              <w:sz w:val="24"/>
              <w:szCs w:val="24"/>
              <w14:ligatures w14:val="standardContextual"/>
            </w:rPr>
          </w:pPr>
          <w:hyperlink w:anchor="_Toc200380070" w:history="1">
            <w:r w:rsidRPr="009712D4">
              <w:rPr>
                <w:rStyle w:val="Hyperlink"/>
                <w:noProof/>
              </w:rPr>
              <w:t>2.2 Modify “wsgi.py” to call settings as per the environment variable.</w:t>
            </w:r>
            <w:r>
              <w:rPr>
                <w:noProof/>
                <w:webHidden/>
              </w:rPr>
              <w:tab/>
            </w:r>
            <w:r>
              <w:rPr>
                <w:noProof/>
                <w:webHidden/>
              </w:rPr>
              <w:fldChar w:fldCharType="begin"/>
            </w:r>
            <w:r>
              <w:rPr>
                <w:noProof/>
                <w:webHidden/>
              </w:rPr>
              <w:instrText xml:space="preserve"> PAGEREF _Toc200380070 \h </w:instrText>
            </w:r>
            <w:r>
              <w:rPr>
                <w:noProof/>
                <w:webHidden/>
              </w:rPr>
            </w:r>
            <w:r>
              <w:rPr>
                <w:noProof/>
                <w:webHidden/>
              </w:rPr>
              <w:fldChar w:fldCharType="separate"/>
            </w:r>
            <w:r w:rsidR="006E5564">
              <w:rPr>
                <w:noProof/>
                <w:webHidden/>
              </w:rPr>
              <w:t>4</w:t>
            </w:r>
            <w:r>
              <w:rPr>
                <w:noProof/>
                <w:webHidden/>
              </w:rPr>
              <w:fldChar w:fldCharType="end"/>
            </w:r>
          </w:hyperlink>
        </w:p>
        <w:p w14:paraId="724EB500" w14:textId="4B4731AB" w:rsidR="00CF1B2A" w:rsidRDefault="00CF1B2A">
          <w:pPr>
            <w:pStyle w:val="TOC2"/>
            <w:tabs>
              <w:tab w:val="right" w:leader="dot" w:pos="9016"/>
            </w:tabs>
            <w:rPr>
              <w:rFonts w:eastAsiaTheme="minorEastAsia" w:cstheme="minorBidi"/>
              <w:b w:val="0"/>
              <w:bCs w:val="0"/>
              <w:noProof/>
              <w:kern w:val="2"/>
              <w:sz w:val="24"/>
              <w:szCs w:val="24"/>
              <w14:ligatures w14:val="standardContextual"/>
            </w:rPr>
          </w:pPr>
          <w:hyperlink w:anchor="_Toc200380071" w:history="1">
            <w:r w:rsidRPr="009712D4">
              <w:rPr>
                <w:rStyle w:val="Hyperlink"/>
                <w:noProof/>
              </w:rPr>
              <w:t>2.3 Create “.production.py” file in main project directory(where manage.py” is placed) and add below lines:</w:t>
            </w:r>
            <w:r>
              <w:rPr>
                <w:noProof/>
                <w:webHidden/>
              </w:rPr>
              <w:tab/>
            </w:r>
            <w:r>
              <w:rPr>
                <w:noProof/>
                <w:webHidden/>
              </w:rPr>
              <w:fldChar w:fldCharType="begin"/>
            </w:r>
            <w:r>
              <w:rPr>
                <w:noProof/>
                <w:webHidden/>
              </w:rPr>
              <w:instrText xml:space="preserve"> PAGEREF _Toc200380071 \h </w:instrText>
            </w:r>
            <w:r>
              <w:rPr>
                <w:noProof/>
                <w:webHidden/>
              </w:rPr>
            </w:r>
            <w:r>
              <w:rPr>
                <w:noProof/>
                <w:webHidden/>
              </w:rPr>
              <w:fldChar w:fldCharType="separate"/>
            </w:r>
            <w:r w:rsidR="006E5564">
              <w:rPr>
                <w:noProof/>
                <w:webHidden/>
              </w:rPr>
              <w:t>5</w:t>
            </w:r>
            <w:r>
              <w:rPr>
                <w:noProof/>
                <w:webHidden/>
              </w:rPr>
              <w:fldChar w:fldCharType="end"/>
            </w:r>
          </w:hyperlink>
        </w:p>
        <w:p w14:paraId="10E35914" w14:textId="5082C52C" w:rsidR="006275BA" w:rsidRDefault="006275BA">
          <w:r>
            <w:rPr>
              <w:b/>
              <w:bCs/>
              <w:noProof/>
            </w:rPr>
            <w:fldChar w:fldCharType="end"/>
          </w:r>
        </w:p>
      </w:sdtContent>
    </w:sdt>
    <w:p w14:paraId="455D4BBC" w14:textId="736A68AF" w:rsidR="00156B33" w:rsidRDefault="00156B33">
      <w:pPr>
        <w:rPr>
          <w:lang w:val="en-US"/>
        </w:rPr>
      </w:pPr>
      <w:r>
        <w:rPr>
          <w:lang w:val="en-US"/>
        </w:rPr>
        <w:br w:type="page"/>
      </w:r>
    </w:p>
    <w:p w14:paraId="272F498F" w14:textId="24F10DEC" w:rsidR="00156B33" w:rsidRDefault="00156B33" w:rsidP="008C0AFB">
      <w:pPr>
        <w:pStyle w:val="Heading2"/>
        <w:numPr>
          <w:ilvl w:val="0"/>
          <w:numId w:val="9"/>
        </w:numPr>
        <w:rPr>
          <w:lang w:val="en-US"/>
        </w:rPr>
      </w:pPr>
      <w:bookmarkStart w:id="0" w:name="_Toc200380067"/>
      <w:r>
        <w:rPr>
          <w:lang w:val="en-US"/>
        </w:rPr>
        <w:lastRenderedPageBreak/>
        <w:t>Installing additional packaged for deployment</w:t>
      </w:r>
      <w:bookmarkEnd w:id="0"/>
    </w:p>
    <w:p w14:paraId="7A4AE929" w14:textId="71A564CA" w:rsidR="00595C25" w:rsidRDefault="00595C25" w:rsidP="00595C25">
      <w:pPr>
        <w:pStyle w:val="NormalWeb"/>
        <w:ind w:left="720"/>
        <w:rPr>
          <w:lang w:val="en-US"/>
        </w:rPr>
      </w:pPr>
      <w:r>
        <w:rPr>
          <w:noProof/>
          <w14:ligatures w14:val="standardContextual"/>
        </w:rPr>
        <mc:AlternateContent>
          <mc:Choice Requires="wps">
            <w:drawing>
              <wp:anchor distT="0" distB="0" distL="114300" distR="114300" simplePos="0" relativeHeight="251658240" behindDoc="0" locked="0" layoutInCell="1" allowOverlap="1" wp14:anchorId="7D7B6BAC" wp14:editId="6413589C">
                <wp:simplePos x="0" y="0"/>
                <wp:positionH relativeFrom="column">
                  <wp:posOffset>409939</wp:posOffset>
                </wp:positionH>
                <wp:positionV relativeFrom="paragraph">
                  <wp:posOffset>595246</wp:posOffset>
                </wp:positionV>
                <wp:extent cx="5411449" cy="684342"/>
                <wp:effectExtent l="12700" t="12700" r="12065" b="14605"/>
                <wp:wrapNone/>
                <wp:docPr id="1950494094" name="Rounded Rectangle 1"/>
                <wp:cNvGraphicFramePr/>
                <a:graphic xmlns:a="http://schemas.openxmlformats.org/drawingml/2006/main">
                  <a:graphicData uri="http://schemas.microsoft.com/office/word/2010/wordprocessingShape">
                    <wps:wsp>
                      <wps:cNvSpPr/>
                      <wps:spPr>
                        <a:xfrm>
                          <a:off x="0" y="0"/>
                          <a:ext cx="5411449" cy="68434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7FA41D" w14:textId="77777777" w:rsidR="00595C25" w:rsidRPr="00595C25" w:rsidRDefault="00595C25" w:rsidP="00595C25">
                            <w:pPr>
                              <w:pStyle w:val="ListParagraph"/>
                              <w:numPr>
                                <w:ilvl w:val="0"/>
                                <w:numId w:val="8"/>
                              </w:numPr>
                              <w:rPr>
                                <w:rFonts w:ascii="Courier New" w:hAnsi="Courier New" w:cs="Courier New"/>
                                <w:lang w:val="en-US"/>
                              </w:rPr>
                            </w:pPr>
                            <w:r w:rsidRPr="00595C25">
                              <w:rPr>
                                <w:rFonts w:ascii="Courier New" w:hAnsi="Courier New" w:cs="Courier New"/>
                                <w:lang w:val="en-US"/>
                              </w:rPr>
                              <w:t xml:space="preserve">Install “pip </w:t>
                            </w:r>
                            <w:proofErr w:type="spellStart"/>
                            <w:r w:rsidRPr="00595C25">
                              <w:rPr>
                                <w:rFonts w:ascii="Courier New" w:hAnsi="Courier New" w:cs="Courier New"/>
                                <w:lang w:val="en-US"/>
                              </w:rPr>
                              <w:t>intall</w:t>
                            </w:r>
                            <w:proofErr w:type="spellEnd"/>
                            <w:r w:rsidRPr="00595C25">
                              <w:rPr>
                                <w:rFonts w:ascii="Courier New" w:hAnsi="Courier New" w:cs="Courier New"/>
                                <w:lang w:val="en-US"/>
                              </w:rPr>
                              <w:t xml:space="preserve"> python-</w:t>
                            </w:r>
                            <w:proofErr w:type="spellStart"/>
                            <w:r w:rsidRPr="00595C25">
                              <w:rPr>
                                <w:rFonts w:ascii="Courier New" w:hAnsi="Courier New" w:cs="Courier New"/>
                                <w:lang w:val="en-US"/>
                              </w:rPr>
                              <w:t>dotenv</w:t>
                            </w:r>
                            <w:proofErr w:type="spellEnd"/>
                            <w:r w:rsidRPr="00595C25">
                              <w:rPr>
                                <w:rFonts w:ascii="Courier New" w:hAnsi="Courier New" w:cs="Courier New"/>
                                <w:lang w:val="en-US"/>
                              </w:rPr>
                              <w:t>”</w:t>
                            </w:r>
                          </w:p>
                          <w:p w14:paraId="4D3F453D" w14:textId="6BDC09DF" w:rsidR="00595C25" w:rsidRPr="00595C25" w:rsidRDefault="00595C25" w:rsidP="00046EC8">
                            <w:pPr>
                              <w:pStyle w:val="ListParagraph"/>
                              <w:numPr>
                                <w:ilvl w:val="0"/>
                                <w:numId w:val="8"/>
                              </w:numPr>
                              <w:rPr>
                                <w:rFonts w:ascii="Courier New" w:hAnsi="Courier New" w:cs="Courier New"/>
                              </w:rPr>
                            </w:pPr>
                            <w:r w:rsidRPr="00595C25">
                              <w:rPr>
                                <w:rFonts w:ascii="Courier New" w:hAnsi="Courier New" w:cs="Courier New"/>
                                <w:lang w:val="en-US"/>
                              </w:rPr>
                              <w:t xml:space="preserve">Install “pip install </w:t>
                            </w:r>
                            <w:proofErr w:type="spellStart"/>
                            <w:r w:rsidRPr="00595C25">
                              <w:rPr>
                                <w:rFonts w:ascii="Courier New" w:hAnsi="Courier New" w:cs="Courier New"/>
                                <w:lang w:val="en-US"/>
                              </w:rPr>
                              <w:t>whitenoise</w:t>
                            </w:r>
                            <w:proofErr w:type="spellEnd"/>
                            <w:r w:rsidRPr="00595C25">
                              <w:rPr>
                                <w:rFonts w:ascii="Courier New" w:hAnsi="Courier New" w:cs="Courier New"/>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7B6BAC" id="Rounded Rectangle 1" o:spid="_x0000_s1026" style="position:absolute;left:0;text-align:left;margin-left:32.3pt;margin-top:46.85pt;width:426.1pt;height:53.9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" fillcolor="#156082 [3204]" strokecolor="#030e13 [484]" strokeweight="1.5pt">
                <v:stroke joinstyle="miter"/>
                <v:textbox>
                  <w:txbxContent>
                    <w:p w14:paraId="607FA41D" w14:textId="77777777" w:rsidR="00595C25" w:rsidRPr="00595C25" w:rsidRDefault="00595C25" w:rsidP="00595C25">
                      <w:pPr>
                        <w:pStyle w:val="ListParagraph"/>
                        <w:numPr>
                          <w:ilvl w:val="0"/>
                          <w:numId w:val="8"/>
                        </w:numPr>
                        <w:rPr>
                          <w:rFonts w:ascii="Courier New" w:hAnsi="Courier New" w:cs="Courier New"/>
                          <w:lang w:val="en-US"/>
                        </w:rPr>
                      </w:pPr>
                      <w:r w:rsidRPr="00595C25">
                        <w:rPr>
                          <w:rFonts w:ascii="Courier New" w:hAnsi="Courier New" w:cs="Courier New"/>
                          <w:lang w:val="en-US"/>
                        </w:rPr>
                        <w:t>Install “pip intall python-dotenv”</w:t>
                      </w:r>
                    </w:p>
                    <w:p w14:paraId="4D3F453D" w14:textId="6BDC09DF" w:rsidR="00595C25" w:rsidRPr="00595C25" w:rsidRDefault="00595C25" w:rsidP="00046EC8">
                      <w:pPr>
                        <w:pStyle w:val="ListParagraph"/>
                        <w:numPr>
                          <w:ilvl w:val="0"/>
                          <w:numId w:val="8"/>
                        </w:numPr>
                        <w:rPr>
                          <w:rFonts w:ascii="Courier New" w:hAnsi="Courier New" w:cs="Courier New"/>
                        </w:rPr>
                      </w:pPr>
                      <w:r w:rsidRPr="00595C25">
                        <w:rPr>
                          <w:rFonts w:ascii="Courier New" w:hAnsi="Courier New" w:cs="Courier New"/>
                          <w:lang w:val="en-US"/>
                        </w:rPr>
                        <w:t>Install “pip install whitenoise”</w:t>
                      </w:r>
                    </w:p>
                  </w:txbxContent>
                </v:textbox>
              </v:roundrect>
            </w:pict>
          </mc:Fallback>
        </mc:AlternateContent>
      </w:r>
      <w:r>
        <w:t>The packages python-</w:t>
      </w:r>
      <w:proofErr w:type="spellStart"/>
      <w:r>
        <w:t>dotenv</w:t>
      </w:r>
      <w:proofErr w:type="spellEnd"/>
      <w:r>
        <w:t xml:space="preserve"> and </w:t>
      </w:r>
      <w:proofErr w:type="spellStart"/>
      <w:r>
        <w:t>whitenoise</w:t>
      </w:r>
      <w:proofErr w:type="spellEnd"/>
      <w:r>
        <w:t xml:space="preserve"> serve specific purposes in Python web development, particularly for managing environment variables and serving static files </w:t>
      </w:r>
    </w:p>
    <w:p w14:paraId="6EA19800" w14:textId="77777777" w:rsidR="00595C25" w:rsidRDefault="00595C25" w:rsidP="00595C25">
      <w:pPr>
        <w:pStyle w:val="ListParagraph"/>
        <w:ind w:left="1080"/>
        <w:rPr>
          <w:lang w:val="en-US"/>
        </w:rPr>
      </w:pPr>
    </w:p>
    <w:p w14:paraId="71DE63B7" w14:textId="77777777" w:rsidR="008C0AFB" w:rsidRDefault="008C0AFB" w:rsidP="00595C25">
      <w:pPr>
        <w:pStyle w:val="ListParagraph"/>
        <w:ind w:left="1080"/>
        <w:rPr>
          <w:lang w:val="en-US"/>
        </w:rPr>
      </w:pPr>
    </w:p>
    <w:p w14:paraId="687AB165" w14:textId="77777777" w:rsidR="008C0AFB" w:rsidRDefault="008C0AFB" w:rsidP="00595C25">
      <w:pPr>
        <w:pStyle w:val="ListParagraph"/>
        <w:ind w:left="1080"/>
        <w:rPr>
          <w:lang w:val="en-US"/>
        </w:rPr>
      </w:pPr>
    </w:p>
    <w:p w14:paraId="494825F9" w14:textId="77777777" w:rsidR="008C0AFB" w:rsidRDefault="008C0AFB" w:rsidP="00595C25">
      <w:pPr>
        <w:pStyle w:val="ListParagraph"/>
        <w:ind w:left="1080"/>
        <w:rPr>
          <w:lang w:val="en-US"/>
        </w:rPr>
      </w:pPr>
    </w:p>
    <w:p w14:paraId="151ACEA4" w14:textId="74154729" w:rsidR="008C0AFB" w:rsidRDefault="008C0AFB" w:rsidP="008C0AFB">
      <w:pPr>
        <w:pStyle w:val="NormalWeb"/>
        <w:ind w:left="720"/>
      </w:pPr>
      <w:proofErr w:type="spellStart"/>
      <w:r>
        <w:t>Dotenv</w:t>
      </w:r>
      <w:proofErr w:type="spellEnd"/>
      <w:r>
        <w:t>: This package allows you to load environment variables from a .env file into your Python application.</w:t>
      </w:r>
    </w:p>
    <w:p w14:paraId="4F89B534" w14:textId="77777777" w:rsidR="008C0AFB" w:rsidRDefault="008C0AFB" w:rsidP="008C0AFB">
      <w:pPr>
        <w:pStyle w:val="NormalWeb"/>
        <w:ind w:left="720"/>
      </w:pPr>
      <w:proofErr w:type="spellStart"/>
      <w:r>
        <w:t>Whitenoise</w:t>
      </w:r>
      <w:proofErr w:type="spellEnd"/>
      <w:r>
        <w:t>: This package simplifies serving static files (e.g., CSS, JavaScript, images) in Python web applications, especially for frameworks like Django.</w:t>
      </w:r>
    </w:p>
    <w:p w14:paraId="2B44CDC6" w14:textId="77777777" w:rsidR="005B1CAF" w:rsidRDefault="00761984" w:rsidP="00761984">
      <w:pPr>
        <w:pStyle w:val="NormalWeb"/>
      </w:pPr>
      <w:r>
        <w:br/>
        <w:t xml:space="preserve">Tip: Running python manage.py </w:t>
      </w:r>
      <w:proofErr w:type="spellStart"/>
      <w:r>
        <w:t>collectstatic</w:t>
      </w:r>
      <w:proofErr w:type="spellEnd"/>
      <w:r>
        <w:t xml:space="preserve"> in a Django project does not make the code search for static files in the templates directory. Instead, it collects static files (e.g., CSS, JavaScript, images) from each app’s static directories and places them into the STATIC_ROOT directory (e.g., </w:t>
      </w:r>
      <w:proofErr w:type="spellStart"/>
      <w:r>
        <w:t>staticfiles</w:t>
      </w:r>
      <w:proofErr w:type="spellEnd"/>
      <w:r>
        <w:t xml:space="preserve">). When you deploy with </w:t>
      </w:r>
      <w:proofErr w:type="spellStart"/>
      <w:r>
        <w:t>whitenoise</w:t>
      </w:r>
      <w:proofErr w:type="spellEnd"/>
      <w:r>
        <w:t>, it serves these files from STATIC_ROOT, not templates. The templates directory is for HTML templates, which Django processes separately using the template engine. Ensure STATICFILES_DIRS and STATIC_ROOT are correctly set in settings.py to avoid confusion.</w:t>
      </w:r>
    </w:p>
    <w:p w14:paraId="77D7EBDC" w14:textId="0E3BAAB0" w:rsidR="005B1CAF" w:rsidRDefault="005B1CAF"/>
    <w:p w14:paraId="7EA7A8AB" w14:textId="413DE7A0" w:rsidR="00297361" w:rsidRDefault="00297361" w:rsidP="00297361">
      <w:pPr>
        <w:pStyle w:val="Heading2"/>
        <w:numPr>
          <w:ilvl w:val="0"/>
          <w:numId w:val="9"/>
        </w:numPr>
        <w:rPr>
          <w:lang w:val="en-US"/>
        </w:rPr>
      </w:pPr>
      <w:bookmarkStart w:id="1" w:name="_Toc200380068"/>
      <w:r>
        <w:rPr>
          <w:lang w:val="en-US"/>
        </w:rPr>
        <w:t>Creating settings file</w:t>
      </w:r>
      <w:r w:rsidR="00E658AA">
        <w:rPr>
          <w:lang w:val="en-US"/>
        </w:rPr>
        <w:t>s</w:t>
      </w:r>
      <w:r>
        <w:rPr>
          <w:lang w:val="en-US"/>
        </w:rPr>
        <w:t xml:space="preserve"> for deployment</w:t>
      </w:r>
      <w:r w:rsidR="009C07D6">
        <w:rPr>
          <w:lang w:val="en-US"/>
        </w:rPr>
        <w:t xml:space="preserve"> (deployment.py) and </w:t>
      </w:r>
      <w:r w:rsidR="00D65410">
        <w:rPr>
          <w:lang w:val="en-US"/>
        </w:rPr>
        <w:t>wsgi.py</w:t>
      </w:r>
      <w:bookmarkEnd w:id="1"/>
    </w:p>
    <w:p w14:paraId="06C8B329" w14:textId="77777777" w:rsidR="00ED5B3A" w:rsidRPr="00ED5B3A" w:rsidRDefault="00ED5B3A" w:rsidP="00ED5B3A">
      <w:pPr>
        <w:rPr>
          <w:lang w:val="en-US"/>
        </w:rPr>
      </w:pPr>
    </w:p>
    <w:p w14:paraId="5372A114" w14:textId="3FB8BB63" w:rsidR="00F23578" w:rsidRPr="00584A50" w:rsidRDefault="007747FF" w:rsidP="00584A50">
      <w:pPr>
        <w:pStyle w:val="ListParagraph"/>
        <w:numPr>
          <w:ilvl w:val="1"/>
          <w:numId w:val="9"/>
        </w:numPr>
        <w:rPr>
          <w:b/>
          <w:bCs/>
        </w:rPr>
      </w:pPr>
      <w:bookmarkStart w:id="2" w:name="_Toc200380069"/>
      <w:r w:rsidRPr="00ED5B3A">
        <w:rPr>
          <w:sz w:val="28"/>
          <w:szCs w:val="28"/>
        </w:rPr>
        <w:t xml:space="preserve">2.1 </w:t>
      </w:r>
      <w:r w:rsidR="00287F0F" w:rsidRPr="00584A50">
        <w:rPr>
          <w:b/>
          <w:bCs/>
        </w:rPr>
        <w:t>Create a file “deployment.py”</w:t>
      </w:r>
      <w:r w:rsidR="008A35D7" w:rsidRPr="00584A50">
        <w:rPr>
          <w:b/>
          <w:bCs/>
        </w:rPr>
        <w:t>. (See each line and read the purpose of each)</w:t>
      </w:r>
      <w:bookmarkEnd w:id="2"/>
    </w:p>
    <w:p w14:paraId="49F1DA1B" w14:textId="77777777" w:rsidR="00584A50" w:rsidRDefault="00584A50" w:rsidP="00584A50">
      <w:pPr>
        <w:pStyle w:val="ListParagraph"/>
      </w:pPr>
    </w:p>
    <w:p w14:paraId="77367728" w14:textId="77777777" w:rsidR="00D74BF4" w:rsidRDefault="00D74BF4" w:rsidP="00D74BF4">
      <w:pPr>
        <w:pStyle w:val="ListParagraph"/>
        <w:pBdr>
          <w:bottom w:val="double" w:sz="6" w:space="1" w:color="auto"/>
        </w:pBdr>
      </w:pPr>
    </w:p>
    <w:p w14:paraId="4D978BC6" w14:textId="77777777" w:rsidR="00A1620C" w:rsidRDefault="00A1620C" w:rsidP="00A1620C"/>
    <w:p w14:paraId="61E7A360"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D73A49"/>
          <w:sz w:val="18"/>
          <w:szCs w:val="18"/>
        </w:rPr>
        <w:t>import</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6F42C1"/>
          <w:sz w:val="18"/>
          <w:szCs w:val="18"/>
        </w:rPr>
        <w:t>os</w:t>
      </w:r>
      <w:proofErr w:type="spellEnd"/>
    </w:p>
    <w:p w14:paraId="0E738CB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D73A49"/>
          <w:sz w:val="18"/>
          <w:szCs w:val="18"/>
        </w:rPr>
        <w:t>from</w:t>
      </w:r>
      <w:r w:rsidRPr="00A1620C">
        <w:rPr>
          <w:rFonts w:ascii="Courier New" w:hAnsi="Courier New" w:cs="Courier New"/>
          <w:color w:val="24292E"/>
          <w:sz w:val="18"/>
          <w:szCs w:val="18"/>
        </w:rPr>
        <w:t xml:space="preserve"> .settings </w:t>
      </w:r>
      <w:r w:rsidRPr="00A1620C">
        <w:rPr>
          <w:rFonts w:ascii="Courier New" w:hAnsi="Courier New" w:cs="Courier New"/>
          <w:color w:val="D73A49"/>
          <w:sz w:val="18"/>
          <w:szCs w:val="18"/>
        </w:rPr>
        <w:t>import</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p>
    <w:p w14:paraId="01EB19F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D73A49"/>
          <w:sz w:val="18"/>
          <w:szCs w:val="18"/>
        </w:rPr>
        <w:t>from</w:t>
      </w:r>
      <w:r w:rsidRPr="00A1620C">
        <w:rPr>
          <w:rFonts w:ascii="Courier New" w:hAnsi="Courier New" w:cs="Courier New"/>
          <w:color w:val="24292E"/>
          <w:sz w:val="18"/>
          <w:szCs w:val="18"/>
        </w:rPr>
        <w:t xml:space="preserve"> .settings </w:t>
      </w:r>
      <w:r w:rsidRPr="00A1620C">
        <w:rPr>
          <w:rFonts w:ascii="Courier New" w:hAnsi="Courier New" w:cs="Courier New"/>
          <w:color w:val="D73A49"/>
          <w:sz w:val="18"/>
          <w:szCs w:val="18"/>
        </w:rPr>
        <w:t>import</w:t>
      </w:r>
      <w:r w:rsidRPr="00A1620C">
        <w:rPr>
          <w:rFonts w:ascii="Courier New" w:hAnsi="Courier New" w:cs="Courier New"/>
          <w:color w:val="24292E"/>
          <w:sz w:val="18"/>
          <w:szCs w:val="18"/>
        </w:rPr>
        <w:t xml:space="preserve"> </w:t>
      </w:r>
      <w:r w:rsidRPr="00A1620C">
        <w:rPr>
          <w:rFonts w:ascii="Courier New" w:hAnsi="Courier New" w:cs="Courier New"/>
          <w:color w:val="005CC5"/>
          <w:sz w:val="18"/>
          <w:szCs w:val="18"/>
        </w:rPr>
        <w:t>BASE_DIR</w:t>
      </w:r>
    </w:p>
    <w:p w14:paraId="334FAA0A"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123B19E7"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Allow all hosts: WEBSITE_HOSTNAME is set in Azure App Service</w:t>
      </w:r>
    </w:p>
    <w:p w14:paraId="005D7C5A"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ALLOWED_HOSTS</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6F42C1"/>
          <w:sz w:val="18"/>
          <w:szCs w:val="18"/>
        </w:rPr>
        <w:t>os</w:t>
      </w:r>
      <w:r w:rsidRPr="00A1620C">
        <w:rPr>
          <w:rFonts w:ascii="Courier New" w:hAnsi="Courier New" w:cs="Courier New"/>
          <w:color w:val="24292E"/>
          <w:sz w:val="18"/>
          <w:szCs w:val="18"/>
        </w:rPr>
        <w:t>.environ</w:t>
      </w:r>
      <w:proofErr w:type="spellEnd"/>
      <w:r w:rsidRPr="00A1620C">
        <w:rPr>
          <w:rFonts w:ascii="Courier New" w:hAnsi="Courier New" w:cs="Courier New"/>
          <w:color w:val="24292E"/>
          <w:sz w:val="18"/>
          <w:szCs w:val="18"/>
        </w:rPr>
        <w:t>[</w:t>
      </w:r>
      <w:r w:rsidRPr="00A1620C">
        <w:rPr>
          <w:rFonts w:ascii="Courier New" w:hAnsi="Courier New" w:cs="Courier New"/>
          <w:color w:val="032F62"/>
          <w:sz w:val="18"/>
          <w:szCs w:val="18"/>
        </w:rPr>
        <w:t>'WEBSITE_HOSTNAME'</w:t>
      </w:r>
      <w:r w:rsidRPr="00A1620C">
        <w:rPr>
          <w:rFonts w:ascii="Courier New" w:hAnsi="Courier New" w:cs="Courier New"/>
          <w:color w:val="24292E"/>
          <w:sz w:val="18"/>
          <w:szCs w:val="18"/>
        </w:rPr>
        <w:t>]]</w:t>
      </w:r>
    </w:p>
    <w:p w14:paraId="1D783C79"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28B4B524"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CSRF_TRUSTED_ORIGINS is required for Azure App Service to allow CSRF protection</w:t>
      </w:r>
    </w:p>
    <w:p w14:paraId="3795FD5F"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CSRF stands for Cross-Site Request Forgery, a security vulnerability that allows </w:t>
      </w:r>
    </w:p>
    <w:p w14:paraId="1025F071"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an attacker to trick a user into submitting a request that they did not intend to make.</w:t>
      </w:r>
    </w:p>
    <w:p w14:paraId="1A85EB1B"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CSRF_TRUSTED_ORIGINS</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'https://'</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6F42C1"/>
          <w:sz w:val="18"/>
          <w:szCs w:val="18"/>
        </w:rPr>
        <w:t>os</w:t>
      </w:r>
      <w:r w:rsidRPr="00A1620C">
        <w:rPr>
          <w:rFonts w:ascii="Courier New" w:hAnsi="Courier New" w:cs="Courier New"/>
          <w:color w:val="24292E"/>
          <w:sz w:val="18"/>
          <w:szCs w:val="18"/>
        </w:rPr>
        <w:t>.environ</w:t>
      </w:r>
      <w:proofErr w:type="spellEnd"/>
      <w:r w:rsidRPr="00A1620C">
        <w:rPr>
          <w:rFonts w:ascii="Courier New" w:hAnsi="Courier New" w:cs="Courier New"/>
          <w:color w:val="24292E"/>
          <w:sz w:val="18"/>
          <w:szCs w:val="18"/>
        </w:rPr>
        <w:t>[</w:t>
      </w:r>
      <w:r w:rsidRPr="00A1620C">
        <w:rPr>
          <w:rFonts w:ascii="Courier New" w:hAnsi="Courier New" w:cs="Courier New"/>
          <w:color w:val="032F62"/>
          <w:sz w:val="18"/>
          <w:szCs w:val="18"/>
        </w:rPr>
        <w:t>'WEBSITE_HOSTNAME'</w:t>
      </w:r>
      <w:r w:rsidRPr="00A1620C">
        <w:rPr>
          <w:rFonts w:ascii="Courier New" w:hAnsi="Courier New" w:cs="Courier New"/>
          <w:color w:val="24292E"/>
          <w:sz w:val="18"/>
          <w:szCs w:val="18"/>
        </w:rPr>
        <w:t>]]</w:t>
      </w:r>
    </w:p>
    <w:p w14:paraId="1E992C4C"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75453001"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DEBUG disabled for production. Because this is a production environment, </w:t>
      </w:r>
    </w:p>
    <w:p w14:paraId="7A4F92B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lastRenderedPageBreak/>
        <w:t># it is important to disable DEBUG mode to prevent sensitive information from being exposed. Like below:</w:t>
      </w:r>
    </w:p>
    <w:p w14:paraId="59BD70F1"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Using the </w:t>
      </w:r>
      <w:proofErr w:type="spellStart"/>
      <w:r w:rsidRPr="00A1620C">
        <w:rPr>
          <w:rFonts w:ascii="Courier New" w:hAnsi="Courier New" w:cs="Courier New"/>
          <w:color w:val="6A737D"/>
          <w:sz w:val="18"/>
          <w:szCs w:val="18"/>
        </w:rPr>
        <w:t>URLconf</w:t>
      </w:r>
      <w:proofErr w:type="spellEnd"/>
      <w:r w:rsidRPr="00A1620C">
        <w:rPr>
          <w:rFonts w:ascii="Courier New" w:hAnsi="Courier New" w:cs="Courier New"/>
          <w:color w:val="6A737D"/>
          <w:sz w:val="18"/>
          <w:szCs w:val="18"/>
        </w:rPr>
        <w:t xml:space="preserve"> defined in </w:t>
      </w:r>
      <w:proofErr w:type="spellStart"/>
      <w:r w:rsidRPr="00A1620C">
        <w:rPr>
          <w:rFonts w:ascii="Courier New" w:hAnsi="Courier New" w:cs="Courier New"/>
          <w:color w:val="6A737D"/>
          <w:sz w:val="18"/>
          <w:szCs w:val="18"/>
        </w:rPr>
        <w:t>RecentCSCSTS.urls</w:t>
      </w:r>
      <w:proofErr w:type="spellEnd"/>
      <w:r w:rsidRPr="00A1620C">
        <w:rPr>
          <w:rFonts w:ascii="Courier New" w:hAnsi="Courier New" w:cs="Courier New"/>
          <w:color w:val="6A737D"/>
          <w:sz w:val="18"/>
          <w:szCs w:val="18"/>
        </w:rPr>
        <w:t>, Django tried these URL patterns, in this order:</w:t>
      </w:r>
    </w:p>
    <w:p w14:paraId="53A2B95F"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admin/</w:t>
      </w:r>
    </w:p>
    <w:p w14:paraId="24AE59F7"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accounts/ [name='</w:t>
      </w:r>
      <w:proofErr w:type="spellStart"/>
      <w:r w:rsidRPr="00A1620C">
        <w:rPr>
          <w:rFonts w:ascii="Courier New" w:hAnsi="Courier New" w:cs="Courier New"/>
          <w:color w:val="6A737D"/>
          <w:sz w:val="18"/>
          <w:szCs w:val="18"/>
        </w:rPr>
        <w:t>home_page</w:t>
      </w:r>
      <w:proofErr w:type="spellEnd"/>
      <w:r w:rsidRPr="00A1620C">
        <w:rPr>
          <w:rFonts w:ascii="Courier New" w:hAnsi="Courier New" w:cs="Courier New"/>
          <w:color w:val="6A737D"/>
          <w:sz w:val="18"/>
          <w:szCs w:val="18"/>
        </w:rPr>
        <w:t>']</w:t>
      </w:r>
    </w:p>
    <w:p w14:paraId="4FBE142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accounts/ home/ [name='home']</w:t>
      </w:r>
    </w:p>
    <w:p w14:paraId="4A17D138"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accounts/ signup/ [name='signup']</w:t>
      </w:r>
    </w:p>
    <w:p w14:paraId="0EC21BE7"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accounts/ register/ [name='signup']</w:t>
      </w:r>
    </w:p>
    <w:p w14:paraId="47B51621"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DEBUG</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r w:rsidRPr="00A1620C">
        <w:rPr>
          <w:rFonts w:ascii="Courier New" w:hAnsi="Courier New" w:cs="Courier New"/>
          <w:color w:val="005CC5"/>
          <w:sz w:val="18"/>
          <w:szCs w:val="18"/>
        </w:rPr>
        <w:t>False</w:t>
      </w:r>
    </w:p>
    <w:p w14:paraId="091EC61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7CA1E22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w:t>
      </w:r>
      <w:proofErr w:type="spellStart"/>
      <w:r w:rsidRPr="00A1620C">
        <w:rPr>
          <w:rFonts w:ascii="Courier New" w:hAnsi="Courier New" w:cs="Courier New"/>
          <w:color w:val="6A737D"/>
          <w:sz w:val="18"/>
          <w:szCs w:val="18"/>
        </w:rPr>
        <w:t>whitenoise.middleware.WhiteNoiseMiddleware</w:t>
      </w:r>
      <w:proofErr w:type="spellEnd"/>
      <w:r w:rsidRPr="00A1620C">
        <w:rPr>
          <w:rFonts w:ascii="Courier New" w:hAnsi="Courier New" w:cs="Courier New"/>
          <w:color w:val="6A737D"/>
          <w:sz w:val="18"/>
          <w:szCs w:val="18"/>
        </w:rPr>
        <w:t xml:space="preserve"> : This middleware is used for serving static files in production.</w:t>
      </w:r>
    </w:p>
    <w:p w14:paraId="696DD9CB"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why these </w:t>
      </w:r>
      <w:proofErr w:type="spellStart"/>
      <w:r w:rsidRPr="00A1620C">
        <w:rPr>
          <w:rFonts w:ascii="Courier New" w:hAnsi="Courier New" w:cs="Courier New"/>
          <w:color w:val="6A737D"/>
          <w:sz w:val="18"/>
          <w:szCs w:val="18"/>
        </w:rPr>
        <w:t>middlewares</w:t>
      </w:r>
      <w:proofErr w:type="spellEnd"/>
      <w:r w:rsidRPr="00A1620C">
        <w:rPr>
          <w:rFonts w:ascii="Courier New" w:hAnsi="Courier New" w:cs="Courier New"/>
          <w:color w:val="6A737D"/>
          <w:sz w:val="18"/>
          <w:szCs w:val="18"/>
        </w:rPr>
        <w:t xml:space="preserve"> are used:</w:t>
      </w:r>
    </w:p>
    <w:p w14:paraId="364922A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1. </w:t>
      </w:r>
      <w:proofErr w:type="spellStart"/>
      <w:r w:rsidRPr="00A1620C">
        <w:rPr>
          <w:rFonts w:ascii="Courier New" w:hAnsi="Courier New" w:cs="Courier New"/>
          <w:color w:val="6A737D"/>
          <w:sz w:val="18"/>
          <w:szCs w:val="18"/>
        </w:rPr>
        <w:t>SecurityMiddleware</w:t>
      </w:r>
      <w:proofErr w:type="spellEnd"/>
      <w:r w:rsidRPr="00A1620C">
        <w:rPr>
          <w:rFonts w:ascii="Courier New" w:hAnsi="Courier New" w:cs="Courier New"/>
          <w:color w:val="6A737D"/>
          <w:sz w:val="18"/>
          <w:szCs w:val="18"/>
        </w:rPr>
        <w:t>: Provides security enhancements.</w:t>
      </w:r>
    </w:p>
    <w:p w14:paraId="2EC43033"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When a client requests the homepage in a Django application using </w:t>
      </w:r>
      <w:proofErr w:type="spellStart"/>
      <w:r w:rsidRPr="00A1620C">
        <w:rPr>
          <w:rFonts w:ascii="Courier New" w:hAnsi="Courier New" w:cs="Courier New"/>
          <w:color w:val="6A737D"/>
          <w:sz w:val="18"/>
          <w:szCs w:val="18"/>
        </w:rPr>
        <w:t>whitenoise</w:t>
      </w:r>
      <w:proofErr w:type="spellEnd"/>
      <w:r w:rsidRPr="00A1620C">
        <w:rPr>
          <w:rFonts w:ascii="Courier New" w:hAnsi="Courier New" w:cs="Courier New"/>
          <w:color w:val="6A737D"/>
          <w:sz w:val="18"/>
          <w:szCs w:val="18"/>
        </w:rPr>
        <w:t xml:space="preserve">, </w:t>
      </w:r>
    </w:p>
    <w:p w14:paraId="3779D6D7"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the static files (e.g., CSS, JavaScript, images) are not copied to the client on every request. </w:t>
      </w:r>
    </w:p>
    <w:p w14:paraId="5833C66D"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Instead, </w:t>
      </w:r>
      <w:proofErr w:type="spellStart"/>
      <w:r w:rsidRPr="00A1620C">
        <w:rPr>
          <w:rFonts w:ascii="Courier New" w:hAnsi="Courier New" w:cs="Courier New"/>
          <w:color w:val="6A737D"/>
          <w:sz w:val="18"/>
          <w:szCs w:val="18"/>
        </w:rPr>
        <w:t>whitenoise</w:t>
      </w:r>
      <w:proofErr w:type="spellEnd"/>
      <w:r w:rsidRPr="00A1620C">
        <w:rPr>
          <w:rFonts w:ascii="Courier New" w:hAnsi="Courier New" w:cs="Courier New"/>
          <w:color w:val="6A737D"/>
          <w:sz w:val="18"/>
          <w:szCs w:val="18"/>
        </w:rPr>
        <w:t xml:space="preserve"> serves the static files from the STATIC_ROOT directory (e.g., </w:t>
      </w:r>
      <w:proofErr w:type="spellStart"/>
      <w:r w:rsidRPr="00A1620C">
        <w:rPr>
          <w:rFonts w:ascii="Courier New" w:hAnsi="Courier New" w:cs="Courier New"/>
          <w:color w:val="6A737D"/>
          <w:sz w:val="18"/>
          <w:szCs w:val="18"/>
        </w:rPr>
        <w:t>staticfiles</w:t>
      </w:r>
      <w:proofErr w:type="spellEnd"/>
      <w:r w:rsidRPr="00A1620C">
        <w:rPr>
          <w:rFonts w:ascii="Courier New" w:hAnsi="Courier New" w:cs="Courier New"/>
          <w:color w:val="6A737D"/>
          <w:sz w:val="18"/>
          <w:szCs w:val="18"/>
        </w:rPr>
        <w:t xml:space="preserve">), </w:t>
      </w:r>
    </w:p>
    <w:p w14:paraId="55503902"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where they were previously collected by running python manage.py </w:t>
      </w:r>
      <w:proofErr w:type="spellStart"/>
      <w:r w:rsidRPr="00A1620C">
        <w:rPr>
          <w:rFonts w:ascii="Courier New" w:hAnsi="Courier New" w:cs="Courier New"/>
          <w:color w:val="6A737D"/>
          <w:sz w:val="18"/>
          <w:szCs w:val="18"/>
        </w:rPr>
        <w:t>collectstatic</w:t>
      </w:r>
      <w:proofErr w:type="spellEnd"/>
      <w:r w:rsidRPr="00A1620C">
        <w:rPr>
          <w:rFonts w:ascii="Courier New" w:hAnsi="Courier New" w:cs="Courier New"/>
          <w:color w:val="6A737D"/>
          <w:sz w:val="18"/>
          <w:szCs w:val="18"/>
        </w:rPr>
        <w:t xml:space="preserve">. </w:t>
      </w:r>
    </w:p>
    <w:p w14:paraId="01A7F3C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These files are sent to the client’s browser only when referenced in the </w:t>
      </w:r>
    </w:p>
    <w:p w14:paraId="233F9194"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xml:space="preserve"># HTML (e.g., via &lt;link&gt; or &lt;script&gt; tags), and </w:t>
      </w:r>
      <w:proofErr w:type="spellStart"/>
      <w:r w:rsidRPr="00A1620C">
        <w:rPr>
          <w:rFonts w:ascii="Courier New" w:hAnsi="Courier New" w:cs="Courier New"/>
          <w:color w:val="6A737D"/>
          <w:sz w:val="18"/>
          <w:szCs w:val="18"/>
        </w:rPr>
        <w:t>whitenoise</w:t>
      </w:r>
      <w:proofErr w:type="spellEnd"/>
      <w:r w:rsidRPr="00A1620C">
        <w:rPr>
          <w:rFonts w:ascii="Courier New" w:hAnsi="Courier New" w:cs="Courier New"/>
          <w:color w:val="6A737D"/>
          <w:sz w:val="18"/>
          <w:szCs w:val="18"/>
        </w:rPr>
        <w:t xml:space="preserve"> optimizes delivery with compression and caching. </w:t>
      </w:r>
    </w:p>
    <w:p w14:paraId="58C09968"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Subsequent requests may use cached files in the browser, reducing server load.</w:t>
      </w:r>
    </w:p>
    <w:p w14:paraId="6FCA0A6D"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MIDDLEWARE</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
    <w:p w14:paraId="34FEDF73"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django.middleware.security.SecurityMiddleware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30CF0F2D"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django.contrib.sessions.middleware.SessionMiddleware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1286075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django.middleware.common.CommonMiddleware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3AD568B5"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django.middleware.csrf.CsrfViewMiddleware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281EAD24"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django.contrib.auth.middleware.AuthenticationMiddleware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3BE4F932"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django.contrib.messages.middleware.MessageMiddleware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5A38D911"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django.middleware.clickjacking.XFrameOptionsMiddleware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51EC3C3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whitenoise.middleware.WhiteNoiseMiddleware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 xml:space="preserve">, </w:t>
      </w:r>
    </w:p>
    <w:p w14:paraId="6ECED80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w:t>
      </w:r>
    </w:p>
    <w:p w14:paraId="10437545"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06F68600"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#whitenoise.storage.CompressedManifestStaticFilesStorage ?</w:t>
      </w:r>
    </w:p>
    <w:p w14:paraId="3A7F6EBD"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45C8201A"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STATICFILES_STORAGE</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whitenoise.storage.CompressedManifestStaticFilesStorage</w:t>
      </w:r>
      <w:proofErr w:type="spellEnd"/>
      <w:r w:rsidRPr="00A1620C">
        <w:rPr>
          <w:rFonts w:ascii="Courier New" w:hAnsi="Courier New" w:cs="Courier New"/>
          <w:color w:val="032F62"/>
          <w:sz w:val="18"/>
          <w:szCs w:val="18"/>
        </w:rPr>
        <w:t>'</w:t>
      </w:r>
    </w:p>
    <w:p w14:paraId="29845E50"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STATIC_ROOT</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6F42C1"/>
          <w:sz w:val="18"/>
          <w:szCs w:val="18"/>
        </w:rPr>
        <w:t>os</w:t>
      </w:r>
      <w:r w:rsidRPr="00A1620C">
        <w:rPr>
          <w:rFonts w:ascii="Courier New" w:hAnsi="Courier New" w:cs="Courier New"/>
          <w:color w:val="24292E"/>
          <w:sz w:val="18"/>
          <w:szCs w:val="18"/>
        </w:rPr>
        <w:t>.path.</w:t>
      </w:r>
      <w:r w:rsidRPr="00A1620C">
        <w:rPr>
          <w:rFonts w:ascii="Courier New" w:hAnsi="Courier New" w:cs="Courier New"/>
          <w:color w:val="6F42C1"/>
          <w:sz w:val="18"/>
          <w:szCs w:val="18"/>
        </w:rPr>
        <w:t>join</w:t>
      </w:r>
      <w:proofErr w:type="spellEnd"/>
      <w:r w:rsidRPr="00A1620C">
        <w:rPr>
          <w:rFonts w:ascii="Courier New" w:hAnsi="Courier New" w:cs="Courier New"/>
          <w:color w:val="24292E"/>
          <w:sz w:val="18"/>
          <w:szCs w:val="18"/>
        </w:rPr>
        <w:t>(</w:t>
      </w:r>
      <w:r w:rsidRPr="00A1620C">
        <w:rPr>
          <w:rFonts w:ascii="Courier New" w:hAnsi="Courier New" w:cs="Courier New"/>
          <w:color w:val="005CC5"/>
          <w:sz w:val="18"/>
          <w:szCs w:val="18"/>
        </w:rPr>
        <w:t>BASE_DIR</w:t>
      </w: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staticfiles</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5622E6DF"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13FFE19D"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Why is this connection string used?</w:t>
      </w:r>
    </w:p>
    <w:p w14:paraId="5A7F0D63"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The connection string is used to connect to the Azure PostgreSQL database.</w:t>
      </w:r>
    </w:p>
    <w:p w14:paraId="5731887F"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It contains the necessary parameters such as database name, user, password, host, and port.</w:t>
      </w:r>
    </w:p>
    <w:p w14:paraId="224E61C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This allows the Django application to interact with the database for data storage and retrieval.</w:t>
      </w:r>
    </w:p>
    <w:p w14:paraId="340AE45E"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The connection string is typically set as an environment variable in Azure App Service for security reasons.</w:t>
      </w:r>
    </w:p>
    <w:p w14:paraId="20E7BD65"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t># The connection string is expected to be in the format:</w:t>
      </w:r>
    </w:p>
    <w:p w14:paraId="75599DF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6A737D"/>
          <w:sz w:val="18"/>
          <w:szCs w:val="18"/>
        </w:rPr>
        <w:lastRenderedPageBreak/>
        <w:t># "</w:t>
      </w:r>
      <w:proofErr w:type="spellStart"/>
      <w:r w:rsidRPr="00A1620C">
        <w:rPr>
          <w:rFonts w:ascii="Courier New" w:hAnsi="Courier New" w:cs="Courier New"/>
          <w:color w:val="6A737D"/>
          <w:sz w:val="18"/>
          <w:szCs w:val="18"/>
        </w:rPr>
        <w:t>dbname</w:t>
      </w:r>
      <w:proofErr w:type="spellEnd"/>
      <w:r w:rsidRPr="00A1620C">
        <w:rPr>
          <w:rFonts w:ascii="Courier New" w:hAnsi="Courier New" w:cs="Courier New"/>
          <w:color w:val="6A737D"/>
          <w:sz w:val="18"/>
          <w:szCs w:val="18"/>
        </w:rPr>
        <w:t>=</w:t>
      </w:r>
      <w:proofErr w:type="spellStart"/>
      <w:r w:rsidRPr="00A1620C">
        <w:rPr>
          <w:rFonts w:ascii="Courier New" w:hAnsi="Courier New" w:cs="Courier New"/>
          <w:color w:val="6A737D"/>
          <w:sz w:val="18"/>
          <w:szCs w:val="18"/>
        </w:rPr>
        <w:t>your_db_name</w:t>
      </w:r>
      <w:proofErr w:type="spellEnd"/>
      <w:r w:rsidRPr="00A1620C">
        <w:rPr>
          <w:rFonts w:ascii="Courier New" w:hAnsi="Courier New" w:cs="Courier New"/>
          <w:color w:val="6A737D"/>
          <w:sz w:val="18"/>
          <w:szCs w:val="18"/>
        </w:rPr>
        <w:t xml:space="preserve"> user=</w:t>
      </w:r>
      <w:proofErr w:type="spellStart"/>
      <w:r w:rsidRPr="00A1620C">
        <w:rPr>
          <w:rFonts w:ascii="Courier New" w:hAnsi="Courier New" w:cs="Courier New"/>
          <w:color w:val="6A737D"/>
          <w:sz w:val="18"/>
          <w:szCs w:val="18"/>
        </w:rPr>
        <w:t>your_user</w:t>
      </w:r>
      <w:proofErr w:type="spellEnd"/>
      <w:r w:rsidRPr="00A1620C">
        <w:rPr>
          <w:rFonts w:ascii="Courier New" w:hAnsi="Courier New" w:cs="Courier New"/>
          <w:color w:val="6A737D"/>
          <w:sz w:val="18"/>
          <w:szCs w:val="18"/>
        </w:rPr>
        <w:t xml:space="preserve"> password=</w:t>
      </w:r>
      <w:proofErr w:type="spellStart"/>
      <w:r w:rsidRPr="00A1620C">
        <w:rPr>
          <w:rFonts w:ascii="Courier New" w:hAnsi="Courier New" w:cs="Courier New"/>
          <w:color w:val="6A737D"/>
          <w:sz w:val="18"/>
          <w:szCs w:val="18"/>
        </w:rPr>
        <w:t>your_password</w:t>
      </w:r>
      <w:proofErr w:type="spellEnd"/>
      <w:r w:rsidRPr="00A1620C">
        <w:rPr>
          <w:rFonts w:ascii="Courier New" w:hAnsi="Courier New" w:cs="Courier New"/>
          <w:color w:val="6A737D"/>
          <w:sz w:val="18"/>
          <w:szCs w:val="18"/>
        </w:rPr>
        <w:t xml:space="preserve"> host=</w:t>
      </w:r>
      <w:proofErr w:type="spellStart"/>
      <w:r w:rsidRPr="00A1620C">
        <w:rPr>
          <w:rFonts w:ascii="Courier New" w:hAnsi="Courier New" w:cs="Courier New"/>
          <w:color w:val="6A737D"/>
          <w:sz w:val="18"/>
          <w:szCs w:val="18"/>
        </w:rPr>
        <w:t>your_host</w:t>
      </w:r>
      <w:proofErr w:type="spellEnd"/>
      <w:r w:rsidRPr="00A1620C">
        <w:rPr>
          <w:rFonts w:ascii="Courier New" w:hAnsi="Courier New" w:cs="Courier New"/>
          <w:color w:val="6A737D"/>
          <w:sz w:val="18"/>
          <w:szCs w:val="18"/>
        </w:rPr>
        <w:t xml:space="preserve"> port=</w:t>
      </w:r>
      <w:proofErr w:type="spellStart"/>
      <w:r w:rsidRPr="00A1620C">
        <w:rPr>
          <w:rFonts w:ascii="Courier New" w:hAnsi="Courier New" w:cs="Courier New"/>
          <w:color w:val="6A737D"/>
          <w:sz w:val="18"/>
          <w:szCs w:val="18"/>
        </w:rPr>
        <w:t>your_port</w:t>
      </w:r>
      <w:proofErr w:type="spellEnd"/>
      <w:r w:rsidRPr="00A1620C">
        <w:rPr>
          <w:rFonts w:ascii="Courier New" w:hAnsi="Courier New" w:cs="Courier New"/>
          <w:color w:val="6A737D"/>
          <w:sz w:val="18"/>
          <w:szCs w:val="18"/>
        </w:rPr>
        <w:t>"</w:t>
      </w:r>
    </w:p>
    <w:p w14:paraId="0A0DD125"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roofErr w:type="spellStart"/>
      <w:r w:rsidRPr="00A1620C">
        <w:rPr>
          <w:rFonts w:ascii="Courier New" w:hAnsi="Courier New" w:cs="Courier New"/>
          <w:color w:val="24292E"/>
          <w:sz w:val="18"/>
          <w:szCs w:val="18"/>
        </w:rPr>
        <w:t>connection_string</w:t>
      </w:r>
      <w:proofErr w:type="spellEnd"/>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6F42C1"/>
          <w:sz w:val="18"/>
          <w:szCs w:val="18"/>
        </w:rPr>
        <w:t>os</w:t>
      </w:r>
      <w:r w:rsidRPr="00A1620C">
        <w:rPr>
          <w:rFonts w:ascii="Courier New" w:hAnsi="Courier New" w:cs="Courier New"/>
          <w:color w:val="24292E"/>
          <w:sz w:val="18"/>
          <w:szCs w:val="18"/>
        </w:rPr>
        <w:t>.environ.</w:t>
      </w:r>
      <w:r w:rsidRPr="00A1620C">
        <w:rPr>
          <w:rFonts w:ascii="Courier New" w:hAnsi="Courier New" w:cs="Courier New"/>
          <w:color w:val="6F42C1"/>
          <w:sz w:val="18"/>
          <w:szCs w:val="18"/>
        </w:rPr>
        <w:t>get</w:t>
      </w:r>
      <w:proofErr w:type="spellEnd"/>
      <w:r w:rsidRPr="00A1620C">
        <w:rPr>
          <w:rFonts w:ascii="Courier New" w:hAnsi="Courier New" w:cs="Courier New"/>
          <w:color w:val="24292E"/>
          <w:sz w:val="18"/>
          <w:szCs w:val="18"/>
        </w:rPr>
        <w:t>(</w:t>
      </w:r>
      <w:r w:rsidRPr="00A1620C">
        <w:rPr>
          <w:rFonts w:ascii="Courier New" w:hAnsi="Courier New" w:cs="Courier New"/>
          <w:color w:val="032F62"/>
          <w:sz w:val="18"/>
          <w:szCs w:val="18"/>
        </w:rPr>
        <w:t>'AZURE_POSTGRESSQL_CONNECTIONSTRING'</w:t>
      </w:r>
      <w:r w:rsidRPr="00A1620C">
        <w:rPr>
          <w:rFonts w:ascii="Courier New" w:hAnsi="Courier New" w:cs="Courier New"/>
          <w:color w:val="24292E"/>
          <w:sz w:val="18"/>
          <w:szCs w:val="18"/>
        </w:rPr>
        <w:t xml:space="preserve">, </w:t>
      </w:r>
      <w:r w:rsidRPr="00A1620C">
        <w:rPr>
          <w:rFonts w:ascii="Courier New" w:hAnsi="Courier New" w:cs="Courier New"/>
          <w:color w:val="005CC5"/>
          <w:sz w:val="18"/>
          <w:szCs w:val="18"/>
        </w:rPr>
        <w:t>None</w:t>
      </w:r>
      <w:r w:rsidRPr="00A1620C">
        <w:rPr>
          <w:rFonts w:ascii="Courier New" w:hAnsi="Courier New" w:cs="Courier New"/>
          <w:color w:val="24292E"/>
          <w:sz w:val="18"/>
          <w:szCs w:val="18"/>
        </w:rPr>
        <w:t>)</w:t>
      </w:r>
    </w:p>
    <w:p w14:paraId="4F1D25C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parameters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24292E"/>
          <w:sz w:val="18"/>
          <w:szCs w:val="18"/>
        </w:rPr>
        <w:t>param.</w:t>
      </w:r>
      <w:r w:rsidRPr="00A1620C">
        <w:rPr>
          <w:rFonts w:ascii="Courier New" w:hAnsi="Courier New" w:cs="Courier New"/>
          <w:color w:val="6F42C1"/>
          <w:sz w:val="18"/>
          <w:szCs w:val="18"/>
        </w:rPr>
        <w:t>split</w:t>
      </w:r>
      <w:proofErr w:type="spellEnd"/>
      <w:r w:rsidRPr="00A1620C">
        <w:rPr>
          <w:rFonts w:ascii="Courier New" w:hAnsi="Courier New" w:cs="Courier New"/>
          <w:color w:val="24292E"/>
          <w:sz w:val="18"/>
          <w:szCs w:val="18"/>
        </w:rPr>
        <w:t>(</w:t>
      </w:r>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r w:rsidRPr="00A1620C">
        <w:rPr>
          <w:rFonts w:ascii="Courier New" w:hAnsi="Courier New" w:cs="Courier New"/>
          <w:color w:val="005CC5"/>
          <w:sz w:val="18"/>
          <w:szCs w:val="18"/>
        </w:rPr>
        <w:t>0</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24292E"/>
          <w:sz w:val="18"/>
          <w:szCs w:val="18"/>
        </w:rPr>
        <w:t>param.</w:t>
      </w:r>
      <w:r w:rsidRPr="00A1620C">
        <w:rPr>
          <w:rFonts w:ascii="Courier New" w:hAnsi="Courier New" w:cs="Courier New"/>
          <w:color w:val="6F42C1"/>
          <w:sz w:val="18"/>
          <w:szCs w:val="18"/>
        </w:rPr>
        <w:t>split</w:t>
      </w:r>
      <w:proofErr w:type="spellEnd"/>
      <w:r w:rsidRPr="00A1620C">
        <w:rPr>
          <w:rFonts w:ascii="Courier New" w:hAnsi="Courier New" w:cs="Courier New"/>
          <w:color w:val="24292E"/>
          <w:sz w:val="18"/>
          <w:szCs w:val="18"/>
        </w:rPr>
        <w:t>(</w:t>
      </w:r>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r w:rsidRPr="00A1620C">
        <w:rPr>
          <w:rFonts w:ascii="Courier New" w:hAnsi="Courier New" w:cs="Courier New"/>
          <w:color w:val="005CC5"/>
          <w:sz w:val="18"/>
          <w:szCs w:val="18"/>
        </w:rPr>
        <w:t>1</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for</w:t>
      </w:r>
      <w:r w:rsidRPr="00A1620C">
        <w:rPr>
          <w:rFonts w:ascii="Courier New" w:hAnsi="Courier New" w:cs="Courier New"/>
          <w:color w:val="24292E"/>
          <w:sz w:val="18"/>
          <w:szCs w:val="18"/>
        </w:rPr>
        <w:t xml:space="preserve"> param </w:t>
      </w:r>
      <w:r w:rsidRPr="00A1620C">
        <w:rPr>
          <w:rFonts w:ascii="Courier New" w:hAnsi="Courier New" w:cs="Courier New"/>
          <w:color w:val="D73A49"/>
          <w:sz w:val="18"/>
          <w:szCs w:val="18"/>
        </w:rPr>
        <w:t>in</w:t>
      </w:r>
      <w:r w:rsidRPr="00A1620C">
        <w:rPr>
          <w:rFonts w:ascii="Courier New" w:hAnsi="Courier New" w:cs="Courier New"/>
          <w:color w:val="24292E"/>
          <w:sz w:val="18"/>
          <w:szCs w:val="18"/>
        </w:rPr>
        <w:t xml:space="preserve"> </w:t>
      </w:r>
      <w:proofErr w:type="spellStart"/>
      <w:r w:rsidRPr="00A1620C">
        <w:rPr>
          <w:rFonts w:ascii="Courier New" w:hAnsi="Courier New" w:cs="Courier New"/>
          <w:color w:val="24292E"/>
          <w:sz w:val="18"/>
          <w:szCs w:val="18"/>
        </w:rPr>
        <w:t>connection_string.</w:t>
      </w:r>
      <w:r w:rsidRPr="00A1620C">
        <w:rPr>
          <w:rFonts w:ascii="Courier New" w:hAnsi="Courier New" w:cs="Courier New"/>
          <w:color w:val="6F42C1"/>
          <w:sz w:val="18"/>
          <w:szCs w:val="18"/>
        </w:rPr>
        <w:t>split</w:t>
      </w:r>
      <w:proofErr w:type="spellEnd"/>
      <w:r w:rsidRPr="00A1620C">
        <w:rPr>
          <w:rFonts w:ascii="Courier New" w:hAnsi="Courier New" w:cs="Courier New"/>
          <w:color w:val="24292E"/>
          <w:sz w:val="18"/>
          <w:szCs w:val="18"/>
        </w:rPr>
        <w:t>(</w:t>
      </w:r>
      <w:r w:rsidRPr="00A1620C">
        <w:rPr>
          <w:rFonts w:ascii="Courier New" w:hAnsi="Courier New" w:cs="Courier New"/>
          <w:color w:val="032F62"/>
          <w:sz w:val="18"/>
          <w:szCs w:val="18"/>
        </w:rPr>
        <w:t>" "</w:t>
      </w:r>
      <w:r w:rsidRPr="00A1620C">
        <w:rPr>
          <w:rFonts w:ascii="Courier New" w:hAnsi="Courier New" w:cs="Courier New"/>
          <w:color w:val="24292E"/>
          <w:sz w:val="18"/>
          <w:szCs w:val="18"/>
        </w:rPr>
        <w:t>)}</w:t>
      </w:r>
    </w:p>
    <w:p w14:paraId="2C3EF2A6"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p>
    <w:p w14:paraId="05EF9C5B"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005CC5"/>
          <w:sz w:val="18"/>
          <w:szCs w:val="18"/>
        </w:rPr>
        <w:t>DATABASES</w:t>
      </w:r>
      <w:r w:rsidRPr="00A1620C">
        <w:rPr>
          <w:rFonts w:ascii="Courier New" w:hAnsi="Courier New" w:cs="Courier New"/>
          <w:color w:val="24292E"/>
          <w:sz w:val="18"/>
          <w:szCs w:val="18"/>
        </w:rPr>
        <w:t xml:space="preserve"> </w:t>
      </w:r>
      <w:r w:rsidRPr="00A1620C">
        <w:rPr>
          <w:rFonts w:ascii="Courier New" w:hAnsi="Courier New" w:cs="Courier New"/>
          <w:color w:val="D73A49"/>
          <w:sz w:val="18"/>
          <w:szCs w:val="18"/>
        </w:rPr>
        <w:t>=</w:t>
      </w:r>
      <w:r w:rsidRPr="00A1620C">
        <w:rPr>
          <w:rFonts w:ascii="Courier New" w:hAnsi="Courier New" w:cs="Courier New"/>
          <w:color w:val="24292E"/>
          <w:sz w:val="18"/>
          <w:szCs w:val="18"/>
        </w:rPr>
        <w:t xml:space="preserve"> {</w:t>
      </w:r>
    </w:p>
    <w:p w14:paraId="544DFE90"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'default'</w:t>
      </w:r>
      <w:r w:rsidRPr="00A1620C">
        <w:rPr>
          <w:rFonts w:ascii="Courier New" w:hAnsi="Courier New" w:cs="Courier New"/>
          <w:color w:val="24292E"/>
          <w:sz w:val="18"/>
          <w:szCs w:val="18"/>
        </w:rPr>
        <w:t>: {</w:t>
      </w:r>
    </w:p>
    <w:p w14:paraId="4F2BBA4C"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'ENGINE'</w:t>
      </w: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django.db.backends.postgresql</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5B96C33C"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'NAME'</w:t>
      </w:r>
      <w:r w:rsidRPr="00A1620C">
        <w:rPr>
          <w:rFonts w:ascii="Courier New" w:hAnsi="Courier New" w:cs="Courier New"/>
          <w:color w:val="24292E"/>
          <w:sz w:val="18"/>
          <w:szCs w:val="18"/>
        </w:rPr>
        <w:t>: parameters[</w:t>
      </w:r>
      <w:r w:rsidRPr="00A1620C">
        <w:rPr>
          <w:rFonts w:ascii="Courier New" w:hAnsi="Courier New" w:cs="Courier New"/>
          <w:color w:val="032F62"/>
          <w:sz w:val="18"/>
          <w:szCs w:val="18"/>
        </w:rPr>
        <w:t>'</w:t>
      </w:r>
      <w:proofErr w:type="spellStart"/>
      <w:r w:rsidRPr="00A1620C">
        <w:rPr>
          <w:rFonts w:ascii="Courier New" w:hAnsi="Courier New" w:cs="Courier New"/>
          <w:color w:val="032F62"/>
          <w:sz w:val="18"/>
          <w:szCs w:val="18"/>
        </w:rPr>
        <w:t>dbname</w:t>
      </w:r>
      <w:proofErr w:type="spellEnd"/>
      <w:r w:rsidRPr="00A1620C">
        <w:rPr>
          <w:rFonts w:ascii="Courier New" w:hAnsi="Courier New" w:cs="Courier New"/>
          <w:color w:val="032F62"/>
          <w:sz w:val="18"/>
          <w:szCs w:val="18"/>
        </w:rPr>
        <w:t>'</w:t>
      </w:r>
      <w:r w:rsidRPr="00A1620C">
        <w:rPr>
          <w:rFonts w:ascii="Courier New" w:hAnsi="Courier New" w:cs="Courier New"/>
          <w:color w:val="24292E"/>
          <w:sz w:val="18"/>
          <w:szCs w:val="18"/>
        </w:rPr>
        <w:t>],</w:t>
      </w:r>
    </w:p>
    <w:p w14:paraId="41CCB588"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'USER'</w:t>
      </w:r>
      <w:r w:rsidRPr="00A1620C">
        <w:rPr>
          <w:rFonts w:ascii="Courier New" w:hAnsi="Courier New" w:cs="Courier New"/>
          <w:color w:val="24292E"/>
          <w:sz w:val="18"/>
          <w:szCs w:val="18"/>
        </w:rPr>
        <w:t>: parameters[</w:t>
      </w:r>
      <w:r w:rsidRPr="00A1620C">
        <w:rPr>
          <w:rFonts w:ascii="Courier New" w:hAnsi="Courier New" w:cs="Courier New"/>
          <w:color w:val="032F62"/>
          <w:sz w:val="18"/>
          <w:szCs w:val="18"/>
        </w:rPr>
        <w:t>'user'</w:t>
      </w:r>
      <w:r w:rsidRPr="00A1620C">
        <w:rPr>
          <w:rFonts w:ascii="Courier New" w:hAnsi="Courier New" w:cs="Courier New"/>
          <w:color w:val="24292E"/>
          <w:sz w:val="18"/>
          <w:szCs w:val="18"/>
        </w:rPr>
        <w:t>],</w:t>
      </w:r>
    </w:p>
    <w:p w14:paraId="655CE8FD"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'PASSWORD'</w:t>
      </w:r>
      <w:r w:rsidRPr="00A1620C">
        <w:rPr>
          <w:rFonts w:ascii="Courier New" w:hAnsi="Courier New" w:cs="Courier New"/>
          <w:color w:val="24292E"/>
          <w:sz w:val="18"/>
          <w:szCs w:val="18"/>
        </w:rPr>
        <w:t>: parameters[</w:t>
      </w:r>
      <w:r w:rsidRPr="00A1620C">
        <w:rPr>
          <w:rFonts w:ascii="Courier New" w:hAnsi="Courier New" w:cs="Courier New"/>
          <w:color w:val="032F62"/>
          <w:sz w:val="18"/>
          <w:szCs w:val="18"/>
        </w:rPr>
        <w:t>'password'</w:t>
      </w:r>
      <w:r w:rsidRPr="00A1620C">
        <w:rPr>
          <w:rFonts w:ascii="Courier New" w:hAnsi="Courier New" w:cs="Courier New"/>
          <w:color w:val="24292E"/>
          <w:sz w:val="18"/>
          <w:szCs w:val="18"/>
        </w:rPr>
        <w:t>],</w:t>
      </w:r>
    </w:p>
    <w:p w14:paraId="38630FCC"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'HOST'</w:t>
      </w:r>
      <w:r w:rsidRPr="00A1620C">
        <w:rPr>
          <w:rFonts w:ascii="Courier New" w:hAnsi="Courier New" w:cs="Courier New"/>
          <w:color w:val="24292E"/>
          <w:sz w:val="18"/>
          <w:szCs w:val="18"/>
        </w:rPr>
        <w:t>: parameters[</w:t>
      </w:r>
      <w:r w:rsidRPr="00A1620C">
        <w:rPr>
          <w:rFonts w:ascii="Courier New" w:hAnsi="Courier New" w:cs="Courier New"/>
          <w:color w:val="032F62"/>
          <w:sz w:val="18"/>
          <w:szCs w:val="18"/>
        </w:rPr>
        <w:t>'host'</w:t>
      </w:r>
      <w:r w:rsidRPr="00A1620C">
        <w:rPr>
          <w:rFonts w:ascii="Courier New" w:hAnsi="Courier New" w:cs="Courier New"/>
          <w:color w:val="24292E"/>
          <w:sz w:val="18"/>
          <w:szCs w:val="18"/>
        </w:rPr>
        <w:t>],</w:t>
      </w:r>
    </w:p>
    <w:p w14:paraId="4B61CF70"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r w:rsidRPr="00A1620C">
        <w:rPr>
          <w:rFonts w:ascii="Courier New" w:hAnsi="Courier New" w:cs="Courier New"/>
          <w:color w:val="032F62"/>
          <w:sz w:val="18"/>
          <w:szCs w:val="18"/>
        </w:rPr>
        <w:t>'PORT'</w:t>
      </w:r>
      <w:r w:rsidRPr="00A1620C">
        <w:rPr>
          <w:rFonts w:ascii="Courier New" w:hAnsi="Courier New" w:cs="Courier New"/>
          <w:color w:val="24292E"/>
          <w:sz w:val="18"/>
          <w:szCs w:val="18"/>
        </w:rPr>
        <w:t>: parameters[</w:t>
      </w:r>
      <w:r w:rsidRPr="00A1620C">
        <w:rPr>
          <w:rFonts w:ascii="Courier New" w:hAnsi="Courier New" w:cs="Courier New"/>
          <w:color w:val="032F62"/>
          <w:sz w:val="18"/>
          <w:szCs w:val="18"/>
        </w:rPr>
        <w:t>'port'</w:t>
      </w:r>
      <w:r w:rsidRPr="00A1620C">
        <w:rPr>
          <w:rFonts w:ascii="Courier New" w:hAnsi="Courier New" w:cs="Courier New"/>
          <w:color w:val="24292E"/>
          <w:sz w:val="18"/>
          <w:szCs w:val="18"/>
        </w:rPr>
        <w:t>],</w:t>
      </w:r>
    </w:p>
    <w:p w14:paraId="025FDCB9" w14:textId="77777777" w:rsidR="00A1620C" w:rsidRPr="00A1620C" w:rsidRDefault="00A1620C" w:rsidP="00A1620C">
      <w:pP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 xml:space="preserve">    }</w:t>
      </w:r>
    </w:p>
    <w:p w14:paraId="32A3614D" w14:textId="77777777" w:rsidR="00A1620C" w:rsidRPr="00A1620C" w:rsidRDefault="00A1620C" w:rsidP="00A1620C">
      <w:pPr>
        <w:pBdr>
          <w:bottom w:val="double" w:sz="6" w:space="1" w:color="auto"/>
        </w:pBdr>
        <w:shd w:val="clear" w:color="auto" w:fill="FFFFFF"/>
        <w:spacing w:line="270" w:lineRule="atLeast"/>
        <w:rPr>
          <w:rFonts w:ascii="Courier New" w:hAnsi="Courier New" w:cs="Courier New"/>
          <w:color w:val="24292E"/>
          <w:sz w:val="18"/>
          <w:szCs w:val="18"/>
        </w:rPr>
      </w:pPr>
      <w:r w:rsidRPr="00A1620C">
        <w:rPr>
          <w:rFonts w:ascii="Courier New" w:hAnsi="Courier New" w:cs="Courier New"/>
          <w:color w:val="24292E"/>
          <w:sz w:val="18"/>
          <w:szCs w:val="18"/>
        </w:rPr>
        <w:t>}</w:t>
      </w:r>
    </w:p>
    <w:p w14:paraId="43E00C9C" w14:textId="77777777" w:rsidR="00D74BF4" w:rsidRDefault="00D74BF4" w:rsidP="00A1620C">
      <w:pPr>
        <w:shd w:val="clear" w:color="auto" w:fill="FFFFFF"/>
        <w:spacing w:after="240" w:line="270" w:lineRule="atLeast"/>
        <w:rPr>
          <w:rFonts w:ascii="Courier New" w:hAnsi="Courier New" w:cs="Courier New"/>
          <w:color w:val="24292E"/>
          <w:sz w:val="18"/>
          <w:szCs w:val="18"/>
        </w:rPr>
      </w:pPr>
    </w:p>
    <w:p w14:paraId="6B3C6397" w14:textId="77777777" w:rsidR="00E31150" w:rsidRDefault="00E31150" w:rsidP="00E31150">
      <w:pPr>
        <w:jc w:val="center"/>
      </w:pPr>
      <w:r w:rsidRPr="00E15AE2">
        <w:rPr>
          <w:noProof/>
        </w:rPr>
        <w:drawing>
          <wp:inline distT="0" distB="0" distL="0" distR="0" wp14:anchorId="61343990" wp14:editId="2B91306A">
            <wp:extent cx="3134185" cy="1768839"/>
            <wp:effectExtent l="0" t="0" r="3175" b="0"/>
            <wp:docPr id="150754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6860" name=""/>
                    <pic:cNvPicPr/>
                  </pic:nvPicPr>
                  <pic:blipFill>
                    <a:blip r:embed="rId12"/>
                    <a:stretch>
                      <a:fillRect/>
                    </a:stretch>
                  </pic:blipFill>
                  <pic:spPr>
                    <a:xfrm>
                      <a:off x="0" y="0"/>
                      <a:ext cx="3153251" cy="1779599"/>
                    </a:xfrm>
                    <a:prstGeom prst="rect">
                      <a:avLst/>
                    </a:prstGeom>
                  </pic:spPr>
                </pic:pic>
              </a:graphicData>
            </a:graphic>
          </wp:inline>
        </w:drawing>
      </w:r>
    </w:p>
    <w:p w14:paraId="3C82DACF" w14:textId="77777777" w:rsidR="002978DF" w:rsidRDefault="002978DF" w:rsidP="00E31150">
      <w:pPr>
        <w:jc w:val="center"/>
      </w:pPr>
    </w:p>
    <w:p w14:paraId="55DBBD5A" w14:textId="77777777" w:rsidR="008B24C6" w:rsidRDefault="000A0A86" w:rsidP="00E31150">
      <w:pPr>
        <w:jc w:val="center"/>
      </w:pPr>
      <w:ins w:id="3" w:author="Microsoft Word" w:date="2025-06-25T13:25:00Z" w16du:dateUtc="2025-06-25T07:55:00Z">
        <w:r>
          <w:t>Figure 1 (If DEBUG flag is not set to “False”, the above info will be displayed on browser which is security issue in case of deployment)</w:t>
        </w:r>
      </w:ins>
      <w:r w:rsidR="00E31150">
        <w:t xml:space="preserve">Figure 1 </w:t>
      </w:r>
    </w:p>
    <w:p w14:paraId="06C57C0A" w14:textId="31C46176" w:rsidR="00E31150" w:rsidRDefault="00E31150" w:rsidP="00E31150">
      <w:pPr>
        <w:jc w:val="center"/>
      </w:pPr>
      <w:r>
        <w:t xml:space="preserve">(If DEBUG flag is not set to “False”, </w:t>
      </w:r>
      <w:r w:rsidR="002978DF">
        <w:t>the above info will be displayed on browser which is security issue in case of deployment)</w:t>
      </w:r>
    </w:p>
    <w:p w14:paraId="06A10B55" w14:textId="77777777" w:rsidR="00E31150" w:rsidRDefault="00E31150" w:rsidP="00A1620C">
      <w:pPr>
        <w:shd w:val="clear" w:color="auto" w:fill="FFFFFF"/>
        <w:spacing w:after="240" w:line="270" w:lineRule="atLeast"/>
        <w:rPr>
          <w:rFonts w:ascii="Courier New" w:hAnsi="Courier New" w:cs="Courier New"/>
          <w:color w:val="24292E"/>
          <w:sz w:val="18"/>
          <w:szCs w:val="18"/>
        </w:rPr>
      </w:pPr>
    </w:p>
    <w:p w14:paraId="12A1239B" w14:textId="77777777" w:rsidR="00A305C8" w:rsidRDefault="00462362" w:rsidP="00462362">
      <w:r w:rsidRPr="003179F2">
        <w:rPr>
          <w:b/>
          <w:bCs/>
          <w:highlight w:val="yellow"/>
        </w:rPr>
        <w:t>Note</w:t>
      </w:r>
      <w:r w:rsidRPr="00462362">
        <w:t>:</w:t>
      </w:r>
      <w:r w:rsidR="00606C88">
        <w:t xml:space="preserve"> “wsgi.py” tells when to use settings.py and when to use </w:t>
      </w:r>
      <w:r w:rsidR="00A305C8">
        <w:t>deployment.py</w:t>
      </w:r>
    </w:p>
    <w:p w14:paraId="08869D94" w14:textId="08344B42" w:rsidR="00CE689F" w:rsidRDefault="00462362" w:rsidP="00CE689F">
      <w:pPr>
        <w:pBdr>
          <w:bottom w:val="double" w:sz="6" w:space="1" w:color="auto"/>
        </w:pBdr>
      </w:pPr>
      <w:r w:rsidRPr="00462362">
        <w:t xml:space="preserve"> </w:t>
      </w:r>
    </w:p>
    <w:p w14:paraId="78ADA617" w14:textId="77777777" w:rsidR="00ED5B3A" w:rsidRDefault="00584A50" w:rsidP="00ED5B3A">
      <w:pPr>
        <w:pStyle w:val="Heading2"/>
        <w:rPr>
          <w:sz w:val="28"/>
          <w:szCs w:val="28"/>
        </w:rPr>
      </w:pPr>
      <w:r w:rsidRPr="00584A50">
        <w:rPr>
          <w:b/>
          <w:bCs/>
        </w:rPr>
        <w:t xml:space="preserve"> </w:t>
      </w:r>
    </w:p>
    <w:p w14:paraId="4D141E5B" w14:textId="0021719C" w:rsidR="00CE689F" w:rsidRPr="00584A50" w:rsidRDefault="00584A50" w:rsidP="00CE689F">
      <w:pPr>
        <w:pBdr>
          <w:bottom w:val="double" w:sz="6" w:space="1" w:color="auto"/>
        </w:pBdr>
        <w:rPr>
          <w:b/>
          <w:bCs/>
        </w:rPr>
      </w:pPr>
      <w:ins w:id="4" w:author="Microsoft Word" w:date="2025-06-25T13:25:00Z" w16du:dateUtc="2025-06-25T07:55:00Z">
        <w:r w:rsidRPr="00584A50">
          <w:rPr>
            <w:b/>
            <w:bCs/>
          </w:rPr>
          <w:tab/>
        </w:r>
      </w:ins>
      <w:bookmarkStart w:id="5" w:name="_Toc200380070"/>
      <w:r w:rsidRPr="00584A50">
        <w:rPr>
          <w:b/>
          <w:bCs/>
        </w:rPr>
        <w:t xml:space="preserve">2.2 </w:t>
      </w:r>
      <w:r w:rsidR="005D1CEA" w:rsidRPr="00584A50">
        <w:rPr>
          <w:b/>
          <w:bCs/>
        </w:rPr>
        <w:t>Modify “wsgi.py” to call settings as per the environment variable.</w:t>
      </w:r>
      <w:bookmarkEnd w:id="5"/>
    </w:p>
    <w:p w14:paraId="502F16F7" w14:textId="77777777" w:rsidR="00CE689F" w:rsidRPr="00462362" w:rsidRDefault="00CE689F" w:rsidP="00CE689F">
      <w:pPr>
        <w:pBdr>
          <w:bottom w:val="double" w:sz="6" w:space="1" w:color="auto"/>
        </w:pBdr>
      </w:pPr>
    </w:p>
    <w:p w14:paraId="5F312B56"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032F62"/>
          <w:sz w:val="18"/>
          <w:szCs w:val="18"/>
        </w:rPr>
        <w:t>"""</w:t>
      </w:r>
    </w:p>
    <w:p w14:paraId="7C587807"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032F62"/>
          <w:sz w:val="18"/>
          <w:szCs w:val="18"/>
        </w:rPr>
        <w:t xml:space="preserve">WSGI config for </w:t>
      </w:r>
      <w:proofErr w:type="spellStart"/>
      <w:r w:rsidRPr="00AB4184">
        <w:rPr>
          <w:rFonts w:ascii="Courier New" w:hAnsi="Courier New" w:cs="Courier New"/>
          <w:color w:val="032F62"/>
          <w:sz w:val="18"/>
          <w:szCs w:val="18"/>
        </w:rPr>
        <w:t>RecentCSCSTS</w:t>
      </w:r>
      <w:proofErr w:type="spellEnd"/>
      <w:r w:rsidRPr="00AB4184">
        <w:rPr>
          <w:rFonts w:ascii="Courier New" w:hAnsi="Courier New" w:cs="Courier New"/>
          <w:color w:val="032F62"/>
          <w:sz w:val="18"/>
          <w:szCs w:val="18"/>
        </w:rPr>
        <w:t xml:space="preserve"> project.</w:t>
      </w:r>
    </w:p>
    <w:p w14:paraId="6901930F"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7C73A3A7"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032F62"/>
          <w:sz w:val="18"/>
          <w:szCs w:val="18"/>
        </w:rPr>
        <w:t>It exposes the WSGI callable as a module-level variable named ``application``.</w:t>
      </w:r>
    </w:p>
    <w:p w14:paraId="7B5A2B82"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4D44255E"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032F62"/>
          <w:sz w:val="18"/>
          <w:szCs w:val="18"/>
        </w:rPr>
        <w:t>For more information on this file, see</w:t>
      </w:r>
    </w:p>
    <w:p w14:paraId="4A5A6CD3"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032F62"/>
          <w:sz w:val="18"/>
          <w:szCs w:val="18"/>
        </w:rPr>
        <w:t>https://docs.djangoproject.com/en/5.1/howto/deployment/wsgi/</w:t>
      </w:r>
    </w:p>
    <w:p w14:paraId="0A0DC727"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032F62"/>
          <w:sz w:val="18"/>
          <w:szCs w:val="18"/>
        </w:rPr>
        <w:t>"""</w:t>
      </w:r>
    </w:p>
    <w:p w14:paraId="4D9DD73E"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3B574894"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D73A49"/>
          <w:sz w:val="18"/>
          <w:szCs w:val="18"/>
        </w:rPr>
        <w:lastRenderedPageBreak/>
        <w:t>import</w:t>
      </w:r>
      <w:r w:rsidRPr="00AB4184">
        <w:rPr>
          <w:rFonts w:ascii="Courier New" w:hAnsi="Courier New" w:cs="Courier New"/>
          <w:color w:val="24292E"/>
          <w:sz w:val="18"/>
          <w:szCs w:val="18"/>
        </w:rPr>
        <w:t xml:space="preserve"> </w:t>
      </w:r>
      <w:proofErr w:type="spellStart"/>
      <w:r w:rsidRPr="00AB4184">
        <w:rPr>
          <w:rFonts w:ascii="Courier New" w:hAnsi="Courier New" w:cs="Courier New"/>
          <w:color w:val="6F42C1"/>
          <w:sz w:val="18"/>
          <w:szCs w:val="18"/>
        </w:rPr>
        <w:t>os</w:t>
      </w:r>
      <w:proofErr w:type="spellEnd"/>
    </w:p>
    <w:p w14:paraId="1E88348D"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6A54D671"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D73A49"/>
          <w:sz w:val="18"/>
          <w:szCs w:val="18"/>
        </w:rPr>
        <w:t>from</w:t>
      </w:r>
      <w:r w:rsidRPr="00AB4184">
        <w:rPr>
          <w:rFonts w:ascii="Courier New" w:hAnsi="Courier New" w:cs="Courier New"/>
          <w:color w:val="24292E"/>
          <w:sz w:val="18"/>
          <w:szCs w:val="18"/>
        </w:rPr>
        <w:t xml:space="preserve"> </w:t>
      </w:r>
      <w:proofErr w:type="spellStart"/>
      <w:r w:rsidRPr="00AB4184">
        <w:rPr>
          <w:rFonts w:ascii="Courier New" w:hAnsi="Courier New" w:cs="Courier New"/>
          <w:color w:val="6F42C1"/>
          <w:sz w:val="18"/>
          <w:szCs w:val="18"/>
        </w:rPr>
        <w:t>django</w:t>
      </w:r>
      <w:r w:rsidRPr="00AB4184">
        <w:rPr>
          <w:rFonts w:ascii="Courier New" w:hAnsi="Courier New" w:cs="Courier New"/>
          <w:color w:val="24292E"/>
          <w:sz w:val="18"/>
          <w:szCs w:val="18"/>
        </w:rPr>
        <w:t>.</w:t>
      </w:r>
      <w:r w:rsidRPr="00AB4184">
        <w:rPr>
          <w:rFonts w:ascii="Courier New" w:hAnsi="Courier New" w:cs="Courier New"/>
          <w:color w:val="6F42C1"/>
          <w:sz w:val="18"/>
          <w:szCs w:val="18"/>
        </w:rPr>
        <w:t>core</w:t>
      </w:r>
      <w:r w:rsidRPr="00AB4184">
        <w:rPr>
          <w:rFonts w:ascii="Courier New" w:hAnsi="Courier New" w:cs="Courier New"/>
          <w:color w:val="24292E"/>
          <w:sz w:val="18"/>
          <w:szCs w:val="18"/>
        </w:rPr>
        <w:t>.</w:t>
      </w:r>
      <w:r w:rsidRPr="00AB4184">
        <w:rPr>
          <w:rFonts w:ascii="Courier New" w:hAnsi="Courier New" w:cs="Courier New"/>
          <w:color w:val="6F42C1"/>
          <w:sz w:val="18"/>
          <w:szCs w:val="18"/>
        </w:rPr>
        <w:t>wsgi</w:t>
      </w:r>
      <w:proofErr w:type="spellEnd"/>
      <w:r w:rsidRPr="00AB4184">
        <w:rPr>
          <w:rFonts w:ascii="Courier New" w:hAnsi="Courier New" w:cs="Courier New"/>
          <w:color w:val="24292E"/>
          <w:sz w:val="18"/>
          <w:szCs w:val="18"/>
        </w:rPr>
        <w:t xml:space="preserve"> </w:t>
      </w:r>
      <w:r w:rsidRPr="00AB4184">
        <w:rPr>
          <w:rFonts w:ascii="Courier New" w:hAnsi="Courier New" w:cs="Courier New"/>
          <w:color w:val="D73A49"/>
          <w:sz w:val="18"/>
          <w:szCs w:val="18"/>
        </w:rPr>
        <w:t>import</w:t>
      </w:r>
      <w:r w:rsidRPr="00AB4184">
        <w:rPr>
          <w:rFonts w:ascii="Courier New" w:hAnsi="Courier New" w:cs="Courier New"/>
          <w:color w:val="24292E"/>
          <w:sz w:val="18"/>
          <w:szCs w:val="18"/>
        </w:rPr>
        <w:t xml:space="preserve"> </w:t>
      </w:r>
      <w:proofErr w:type="spellStart"/>
      <w:r w:rsidRPr="00AB4184">
        <w:rPr>
          <w:rFonts w:ascii="Courier New" w:hAnsi="Courier New" w:cs="Courier New"/>
          <w:color w:val="6F42C1"/>
          <w:sz w:val="18"/>
          <w:szCs w:val="18"/>
        </w:rPr>
        <w:t>get_wsgi_application</w:t>
      </w:r>
      <w:proofErr w:type="spellEnd"/>
    </w:p>
    <w:p w14:paraId="53B3A95B"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2E74EF03"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6A737D"/>
          <w:sz w:val="18"/>
          <w:szCs w:val="18"/>
        </w:rPr>
        <w:t># Determine the settings module based on the environment variable</w:t>
      </w:r>
    </w:p>
    <w:p w14:paraId="57020F98"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6A737D"/>
          <w:sz w:val="18"/>
          <w:szCs w:val="18"/>
        </w:rPr>
        <w:t># If 'WEB_HOSTNAME' is set, use the production settings; otherwise, use the default settings.</w:t>
      </w:r>
    </w:p>
    <w:p w14:paraId="051D1B54" w14:textId="6176D108" w:rsidR="00AB4184" w:rsidRPr="00AB4184" w:rsidRDefault="00AB4184" w:rsidP="00AB4184">
      <w:pPr>
        <w:shd w:val="clear" w:color="auto" w:fill="FFFFFF"/>
        <w:spacing w:line="270" w:lineRule="atLeast"/>
        <w:rPr>
          <w:rFonts w:ascii="Courier New" w:hAnsi="Courier New" w:cs="Courier New"/>
          <w:color w:val="24292E"/>
          <w:sz w:val="18"/>
          <w:szCs w:val="18"/>
        </w:rPr>
      </w:pPr>
      <w:proofErr w:type="spellStart"/>
      <w:r w:rsidRPr="00EA6E5D">
        <w:rPr>
          <w:rFonts w:ascii="Courier New" w:hAnsi="Courier New" w:cs="Courier New"/>
          <w:color w:val="24292E"/>
          <w:sz w:val="18"/>
          <w:szCs w:val="18"/>
          <w:highlight w:val="yellow"/>
        </w:rPr>
        <w:t>settings_module</w:t>
      </w:r>
      <w:proofErr w:type="spellEnd"/>
      <w:r w:rsidRPr="00EA6E5D">
        <w:rPr>
          <w:rFonts w:ascii="Courier New" w:hAnsi="Courier New" w:cs="Courier New"/>
          <w:color w:val="24292E"/>
          <w:sz w:val="18"/>
          <w:szCs w:val="18"/>
          <w:highlight w:val="yellow"/>
        </w:rPr>
        <w:t xml:space="preserve"> </w:t>
      </w:r>
      <w:r w:rsidRPr="00EA6E5D">
        <w:rPr>
          <w:rFonts w:ascii="Courier New" w:hAnsi="Courier New" w:cs="Courier New"/>
          <w:color w:val="D73A49"/>
          <w:sz w:val="18"/>
          <w:szCs w:val="18"/>
          <w:highlight w:val="yellow"/>
        </w:rPr>
        <w:t>=</w:t>
      </w:r>
      <w:r w:rsidRPr="00EA6E5D">
        <w:rPr>
          <w:rFonts w:ascii="Courier New" w:hAnsi="Courier New" w:cs="Courier New"/>
          <w:color w:val="24292E"/>
          <w:sz w:val="18"/>
          <w:szCs w:val="18"/>
          <w:highlight w:val="yellow"/>
        </w:rPr>
        <w:t xml:space="preserve"> </w:t>
      </w:r>
      <w:r w:rsidRPr="00EA6E5D">
        <w:rPr>
          <w:rFonts w:ascii="Courier New" w:hAnsi="Courier New" w:cs="Courier New"/>
          <w:color w:val="032F62"/>
          <w:sz w:val="18"/>
          <w:szCs w:val="18"/>
          <w:highlight w:val="yellow"/>
        </w:rPr>
        <w:t>'</w:t>
      </w:r>
      <w:proofErr w:type="spellStart"/>
      <w:r w:rsidRPr="00EA6E5D">
        <w:rPr>
          <w:rFonts w:ascii="Courier New" w:hAnsi="Courier New" w:cs="Courier New"/>
          <w:color w:val="032F62"/>
          <w:sz w:val="18"/>
          <w:szCs w:val="18"/>
          <w:highlight w:val="yellow"/>
        </w:rPr>
        <w:t>RecentCSCSTS.</w:t>
      </w:r>
      <w:r w:rsidR="000F4D7E">
        <w:rPr>
          <w:rFonts w:ascii="Courier New" w:hAnsi="Courier New" w:cs="Courier New"/>
          <w:color w:val="032F62"/>
          <w:sz w:val="18"/>
          <w:szCs w:val="18"/>
          <w:highlight w:val="yellow"/>
        </w:rPr>
        <w:t>deployment</w:t>
      </w:r>
      <w:proofErr w:type="spellEnd"/>
      <w:r w:rsidRPr="00EA6E5D">
        <w:rPr>
          <w:rFonts w:ascii="Courier New" w:hAnsi="Courier New" w:cs="Courier New"/>
          <w:color w:val="032F62"/>
          <w:sz w:val="18"/>
          <w:szCs w:val="18"/>
          <w:highlight w:val="yellow"/>
        </w:rPr>
        <w:t>'</w:t>
      </w:r>
      <w:r w:rsidRPr="00EA6E5D">
        <w:rPr>
          <w:rFonts w:ascii="Courier New" w:hAnsi="Courier New" w:cs="Courier New"/>
          <w:color w:val="24292E"/>
          <w:sz w:val="18"/>
          <w:szCs w:val="18"/>
          <w:highlight w:val="yellow"/>
        </w:rPr>
        <w:t xml:space="preserve"> </w:t>
      </w:r>
      <w:r w:rsidRPr="00EA6E5D">
        <w:rPr>
          <w:rFonts w:ascii="Courier New" w:hAnsi="Courier New" w:cs="Courier New"/>
          <w:color w:val="D73A49"/>
          <w:sz w:val="18"/>
          <w:szCs w:val="18"/>
          <w:highlight w:val="yellow"/>
        </w:rPr>
        <w:t>if</w:t>
      </w:r>
      <w:r w:rsidRPr="00EA6E5D">
        <w:rPr>
          <w:rFonts w:ascii="Courier New" w:hAnsi="Courier New" w:cs="Courier New"/>
          <w:color w:val="24292E"/>
          <w:sz w:val="18"/>
          <w:szCs w:val="18"/>
          <w:highlight w:val="yellow"/>
        </w:rPr>
        <w:t xml:space="preserve"> </w:t>
      </w:r>
      <w:r w:rsidRPr="00EA6E5D">
        <w:rPr>
          <w:rFonts w:ascii="Courier New" w:hAnsi="Courier New" w:cs="Courier New"/>
          <w:color w:val="032F62"/>
          <w:sz w:val="18"/>
          <w:szCs w:val="18"/>
          <w:highlight w:val="yellow"/>
        </w:rPr>
        <w:t>'WEB_HOSTNAME'</w:t>
      </w:r>
      <w:r w:rsidRPr="00EA6E5D">
        <w:rPr>
          <w:rFonts w:ascii="Courier New" w:hAnsi="Courier New" w:cs="Courier New"/>
          <w:color w:val="24292E"/>
          <w:sz w:val="18"/>
          <w:szCs w:val="18"/>
          <w:highlight w:val="yellow"/>
        </w:rPr>
        <w:t xml:space="preserve"> </w:t>
      </w:r>
      <w:r w:rsidRPr="00EA6E5D">
        <w:rPr>
          <w:rFonts w:ascii="Courier New" w:hAnsi="Courier New" w:cs="Courier New"/>
          <w:color w:val="D73A49"/>
          <w:sz w:val="18"/>
          <w:szCs w:val="18"/>
          <w:highlight w:val="yellow"/>
        </w:rPr>
        <w:t>in</w:t>
      </w:r>
      <w:r w:rsidRPr="00EA6E5D">
        <w:rPr>
          <w:rFonts w:ascii="Courier New" w:hAnsi="Courier New" w:cs="Courier New"/>
          <w:color w:val="24292E"/>
          <w:sz w:val="18"/>
          <w:szCs w:val="18"/>
          <w:highlight w:val="yellow"/>
        </w:rPr>
        <w:t xml:space="preserve"> </w:t>
      </w:r>
      <w:proofErr w:type="spellStart"/>
      <w:r w:rsidRPr="00EA6E5D">
        <w:rPr>
          <w:rFonts w:ascii="Courier New" w:hAnsi="Courier New" w:cs="Courier New"/>
          <w:color w:val="6F42C1"/>
          <w:sz w:val="18"/>
          <w:szCs w:val="18"/>
          <w:highlight w:val="yellow"/>
        </w:rPr>
        <w:t>os</w:t>
      </w:r>
      <w:r w:rsidRPr="00EA6E5D">
        <w:rPr>
          <w:rFonts w:ascii="Courier New" w:hAnsi="Courier New" w:cs="Courier New"/>
          <w:color w:val="24292E"/>
          <w:sz w:val="18"/>
          <w:szCs w:val="18"/>
          <w:highlight w:val="yellow"/>
        </w:rPr>
        <w:t>.environ</w:t>
      </w:r>
      <w:proofErr w:type="spellEnd"/>
      <w:r w:rsidRPr="00EA6E5D">
        <w:rPr>
          <w:rFonts w:ascii="Courier New" w:hAnsi="Courier New" w:cs="Courier New"/>
          <w:color w:val="24292E"/>
          <w:sz w:val="18"/>
          <w:szCs w:val="18"/>
          <w:highlight w:val="yellow"/>
        </w:rPr>
        <w:t xml:space="preserve"> </w:t>
      </w:r>
      <w:r w:rsidRPr="00EA6E5D">
        <w:rPr>
          <w:rFonts w:ascii="Courier New" w:hAnsi="Courier New" w:cs="Courier New"/>
          <w:color w:val="D73A49"/>
          <w:sz w:val="18"/>
          <w:szCs w:val="18"/>
          <w:highlight w:val="yellow"/>
        </w:rPr>
        <w:t>else</w:t>
      </w:r>
      <w:r w:rsidRPr="00EA6E5D">
        <w:rPr>
          <w:rFonts w:ascii="Courier New" w:hAnsi="Courier New" w:cs="Courier New"/>
          <w:color w:val="24292E"/>
          <w:sz w:val="18"/>
          <w:szCs w:val="18"/>
          <w:highlight w:val="yellow"/>
        </w:rPr>
        <w:t xml:space="preserve"> </w:t>
      </w:r>
      <w:r w:rsidRPr="00EA6E5D">
        <w:rPr>
          <w:rFonts w:ascii="Courier New" w:hAnsi="Courier New" w:cs="Courier New"/>
          <w:color w:val="032F62"/>
          <w:sz w:val="18"/>
          <w:szCs w:val="18"/>
          <w:highlight w:val="yellow"/>
        </w:rPr>
        <w:t>'</w:t>
      </w:r>
      <w:proofErr w:type="spellStart"/>
      <w:r w:rsidRPr="00EA6E5D">
        <w:rPr>
          <w:rFonts w:ascii="Courier New" w:hAnsi="Courier New" w:cs="Courier New"/>
          <w:color w:val="032F62"/>
          <w:sz w:val="18"/>
          <w:szCs w:val="18"/>
          <w:highlight w:val="yellow"/>
        </w:rPr>
        <w:t>RecentCSCSTS.settings</w:t>
      </w:r>
      <w:proofErr w:type="spellEnd"/>
      <w:r w:rsidRPr="00EA6E5D">
        <w:rPr>
          <w:rFonts w:ascii="Courier New" w:hAnsi="Courier New" w:cs="Courier New"/>
          <w:color w:val="032F62"/>
          <w:sz w:val="18"/>
          <w:szCs w:val="18"/>
          <w:highlight w:val="yellow"/>
        </w:rPr>
        <w:t>'</w:t>
      </w:r>
    </w:p>
    <w:p w14:paraId="48AE2894"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5C577F0B"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6A737D"/>
          <w:sz w:val="18"/>
          <w:szCs w:val="18"/>
        </w:rPr>
        <w:t># Set the DJANGO_SETTINGS_MODULE environment variable</w:t>
      </w:r>
    </w:p>
    <w:p w14:paraId="23B1BB90"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roofErr w:type="spellStart"/>
      <w:r w:rsidRPr="00AB4184">
        <w:rPr>
          <w:rFonts w:ascii="Courier New" w:hAnsi="Courier New" w:cs="Courier New"/>
          <w:color w:val="6F42C1"/>
          <w:sz w:val="18"/>
          <w:szCs w:val="18"/>
        </w:rPr>
        <w:t>os</w:t>
      </w:r>
      <w:r w:rsidRPr="00AB4184">
        <w:rPr>
          <w:rFonts w:ascii="Courier New" w:hAnsi="Courier New" w:cs="Courier New"/>
          <w:color w:val="24292E"/>
          <w:sz w:val="18"/>
          <w:szCs w:val="18"/>
        </w:rPr>
        <w:t>.environ.</w:t>
      </w:r>
      <w:r w:rsidRPr="00AB4184">
        <w:rPr>
          <w:rFonts w:ascii="Courier New" w:hAnsi="Courier New" w:cs="Courier New"/>
          <w:color w:val="6F42C1"/>
          <w:sz w:val="18"/>
          <w:szCs w:val="18"/>
        </w:rPr>
        <w:t>setdefault</w:t>
      </w:r>
      <w:proofErr w:type="spellEnd"/>
      <w:r w:rsidRPr="00AB4184">
        <w:rPr>
          <w:rFonts w:ascii="Courier New" w:hAnsi="Courier New" w:cs="Courier New"/>
          <w:color w:val="24292E"/>
          <w:sz w:val="18"/>
          <w:szCs w:val="18"/>
        </w:rPr>
        <w:t>(</w:t>
      </w:r>
      <w:r w:rsidRPr="00AB4184">
        <w:rPr>
          <w:rFonts w:ascii="Courier New" w:hAnsi="Courier New" w:cs="Courier New"/>
          <w:color w:val="032F62"/>
          <w:sz w:val="18"/>
          <w:szCs w:val="18"/>
        </w:rPr>
        <w:t>"DJANGO_SETTINGS_MODULE"</w:t>
      </w:r>
      <w:r w:rsidRPr="00AB4184">
        <w:rPr>
          <w:rFonts w:ascii="Courier New" w:hAnsi="Courier New" w:cs="Courier New"/>
          <w:color w:val="24292E"/>
          <w:sz w:val="18"/>
          <w:szCs w:val="18"/>
        </w:rPr>
        <w:t xml:space="preserve">, </w:t>
      </w:r>
      <w:proofErr w:type="spellStart"/>
      <w:r w:rsidRPr="00AB4184">
        <w:rPr>
          <w:rFonts w:ascii="Courier New" w:hAnsi="Courier New" w:cs="Courier New"/>
          <w:color w:val="24292E"/>
          <w:sz w:val="18"/>
          <w:szCs w:val="18"/>
        </w:rPr>
        <w:t>settings_module</w:t>
      </w:r>
      <w:proofErr w:type="spellEnd"/>
      <w:r w:rsidRPr="00AB4184">
        <w:rPr>
          <w:rFonts w:ascii="Courier New" w:hAnsi="Courier New" w:cs="Courier New"/>
          <w:color w:val="24292E"/>
          <w:sz w:val="18"/>
          <w:szCs w:val="18"/>
        </w:rPr>
        <w:t>)</w:t>
      </w:r>
    </w:p>
    <w:p w14:paraId="747552BC"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p>
    <w:p w14:paraId="53F3E4D1" w14:textId="77777777" w:rsidR="00AB4184" w:rsidRPr="00AB4184" w:rsidRDefault="00AB4184" w:rsidP="00AB4184">
      <w:pPr>
        <w:shd w:val="clear" w:color="auto" w:fill="FFFFFF"/>
        <w:spacing w:line="270" w:lineRule="atLeast"/>
        <w:rPr>
          <w:rFonts w:ascii="Courier New" w:hAnsi="Courier New" w:cs="Courier New"/>
          <w:color w:val="24292E"/>
          <w:sz w:val="18"/>
          <w:szCs w:val="18"/>
        </w:rPr>
      </w:pPr>
      <w:r w:rsidRPr="00AB4184">
        <w:rPr>
          <w:rFonts w:ascii="Courier New" w:hAnsi="Courier New" w:cs="Courier New"/>
          <w:color w:val="24292E"/>
          <w:sz w:val="18"/>
          <w:szCs w:val="18"/>
        </w:rPr>
        <w:t xml:space="preserve">application </w:t>
      </w:r>
      <w:r w:rsidRPr="00AB4184">
        <w:rPr>
          <w:rFonts w:ascii="Courier New" w:hAnsi="Courier New" w:cs="Courier New"/>
          <w:color w:val="D73A49"/>
          <w:sz w:val="18"/>
          <w:szCs w:val="18"/>
        </w:rPr>
        <w:t>=</w:t>
      </w:r>
      <w:r w:rsidRPr="00AB4184">
        <w:rPr>
          <w:rFonts w:ascii="Courier New" w:hAnsi="Courier New" w:cs="Courier New"/>
          <w:color w:val="24292E"/>
          <w:sz w:val="18"/>
          <w:szCs w:val="18"/>
        </w:rPr>
        <w:t xml:space="preserve"> </w:t>
      </w:r>
      <w:proofErr w:type="spellStart"/>
      <w:r w:rsidRPr="00AB4184">
        <w:rPr>
          <w:rFonts w:ascii="Courier New" w:hAnsi="Courier New" w:cs="Courier New"/>
          <w:color w:val="6F42C1"/>
          <w:sz w:val="18"/>
          <w:szCs w:val="18"/>
        </w:rPr>
        <w:t>get_wsgi_application</w:t>
      </w:r>
      <w:proofErr w:type="spellEnd"/>
      <w:r w:rsidRPr="00AB4184">
        <w:rPr>
          <w:rFonts w:ascii="Courier New" w:hAnsi="Courier New" w:cs="Courier New"/>
          <w:color w:val="24292E"/>
          <w:sz w:val="18"/>
          <w:szCs w:val="18"/>
        </w:rPr>
        <w:t>()</w:t>
      </w:r>
    </w:p>
    <w:p w14:paraId="4E9DFCC4" w14:textId="77777777" w:rsidR="00AB4184" w:rsidRDefault="00AB4184" w:rsidP="00AB4184">
      <w:pPr>
        <w:pBdr>
          <w:bottom w:val="double" w:sz="6" w:space="1" w:color="auto"/>
        </w:pBdr>
        <w:shd w:val="clear" w:color="auto" w:fill="FFFFFF"/>
        <w:spacing w:line="270" w:lineRule="atLeast"/>
        <w:rPr>
          <w:rFonts w:ascii="Menlo" w:hAnsi="Menlo" w:cs="Menlo"/>
          <w:color w:val="24292E"/>
          <w:sz w:val="18"/>
          <w:szCs w:val="18"/>
        </w:rPr>
      </w:pPr>
    </w:p>
    <w:p w14:paraId="058F3140" w14:textId="77777777" w:rsidR="00A1620C" w:rsidRDefault="00A1620C" w:rsidP="00212B5B">
      <w:pPr>
        <w:rPr>
          <w:rFonts w:ascii="Courier New" w:hAnsi="Courier New" w:cs="Courier New"/>
          <w:color w:val="24292E"/>
          <w:sz w:val="18"/>
          <w:szCs w:val="18"/>
        </w:rPr>
      </w:pPr>
    </w:p>
    <w:p w14:paraId="7823CDC3" w14:textId="77777777" w:rsidR="00212B5B" w:rsidRDefault="00212B5B" w:rsidP="00212B5B"/>
    <w:p w14:paraId="0A268CA3" w14:textId="77777777" w:rsidR="001B57CA" w:rsidRDefault="001B57CA" w:rsidP="00212B5B"/>
    <w:p w14:paraId="5B20CE30" w14:textId="77777777" w:rsidR="001B57CA" w:rsidRDefault="001B57CA" w:rsidP="00212B5B"/>
    <w:p w14:paraId="6493B309" w14:textId="77777777" w:rsidR="001B57CA" w:rsidRDefault="001B57CA" w:rsidP="00212B5B"/>
    <w:p w14:paraId="20003B43" w14:textId="77777777" w:rsidR="001B57CA" w:rsidRDefault="001B57CA" w:rsidP="00212B5B"/>
    <w:p w14:paraId="251A2A01" w14:textId="77777777" w:rsidR="001B57CA" w:rsidRDefault="001B57CA" w:rsidP="00212B5B"/>
    <w:p w14:paraId="6B8B73BD" w14:textId="77777777" w:rsidR="001B57CA" w:rsidRDefault="001B57CA" w:rsidP="00212B5B"/>
    <w:p w14:paraId="6BDF5201" w14:textId="4E31D819" w:rsidR="00977DA3" w:rsidRPr="00584A50" w:rsidRDefault="00584A50" w:rsidP="00121215">
      <w:pPr>
        <w:ind w:firstLine="720"/>
        <w:rPr>
          <w:b/>
          <w:bCs/>
        </w:rPr>
      </w:pPr>
      <w:bookmarkStart w:id="6" w:name="_Toc200380071"/>
      <w:r w:rsidRPr="00584A50">
        <w:rPr>
          <w:b/>
          <w:bCs/>
        </w:rPr>
        <w:t xml:space="preserve">2.3 </w:t>
      </w:r>
      <w:r w:rsidR="00977DA3" w:rsidRPr="00584A50">
        <w:rPr>
          <w:b/>
          <w:bCs/>
        </w:rPr>
        <w:t xml:space="preserve">Create </w:t>
      </w:r>
      <w:r w:rsidR="001110F3" w:rsidRPr="00ED5B3A">
        <w:rPr>
          <w:sz w:val="28"/>
          <w:szCs w:val="28"/>
        </w:rPr>
        <w:t>“</w:t>
      </w:r>
      <w:r w:rsidR="00977DA3" w:rsidRPr="00ED5B3A">
        <w:rPr>
          <w:sz w:val="28"/>
          <w:szCs w:val="28"/>
        </w:rPr>
        <w:t>.</w:t>
      </w:r>
      <w:ins w:id="7" w:author="Microsoft Word" w:date="2025-06-25T13:25:00Z" w16du:dateUtc="2025-06-25T07:55:00Z">
        <w:r w:rsidR="00977DA3" w:rsidRPr="00584A50">
          <w:rPr>
            <w:b/>
            <w:bCs/>
          </w:rPr>
          <w:t>.</w:t>
        </w:r>
      </w:ins>
      <w:r w:rsidR="00977DA3" w:rsidRPr="00584A50">
        <w:rPr>
          <w:b/>
          <w:bCs/>
        </w:rPr>
        <w:t>production</w:t>
      </w:r>
      <w:r w:rsidR="001110F3" w:rsidRPr="00ED5B3A">
        <w:rPr>
          <w:sz w:val="28"/>
          <w:szCs w:val="28"/>
        </w:rPr>
        <w:t>.py”</w:t>
      </w:r>
      <w:r w:rsidR="00977DA3" w:rsidRPr="00584A50">
        <w:rPr>
          <w:b/>
          <w:bCs/>
        </w:rPr>
        <w:t xml:space="preserve"> file in main project directory</w:t>
      </w:r>
      <w:r w:rsidR="009C69AC" w:rsidRPr="00ED5B3A">
        <w:rPr>
          <w:sz w:val="28"/>
          <w:szCs w:val="28"/>
        </w:rPr>
        <w:t>(where manage.py” is placed)</w:t>
      </w:r>
      <w:r w:rsidR="00977DA3" w:rsidRPr="00584A50">
        <w:rPr>
          <w:b/>
          <w:bCs/>
        </w:rPr>
        <w:t xml:space="preserve"> and add below lines:</w:t>
      </w:r>
      <w:bookmarkEnd w:id="6"/>
    </w:p>
    <w:p w14:paraId="5C1036CD" w14:textId="77777777" w:rsidR="00977DA3" w:rsidRDefault="00977DA3" w:rsidP="00212B5B">
      <w:pPr>
        <w:pBdr>
          <w:bottom w:val="double" w:sz="6" w:space="1" w:color="auto"/>
        </w:pBdr>
      </w:pPr>
    </w:p>
    <w:p w14:paraId="2140FAC0" w14:textId="77777777" w:rsidR="00977DA3" w:rsidRPr="00977DA3" w:rsidRDefault="00977DA3" w:rsidP="00977DA3">
      <w:pPr>
        <w:rPr>
          <w:rFonts w:ascii="Courier New" w:hAnsi="Courier New" w:cs="Courier New"/>
        </w:rPr>
      </w:pPr>
      <w:r w:rsidRPr="00977DA3">
        <w:rPr>
          <w:rFonts w:ascii="Courier New" w:hAnsi="Courier New" w:cs="Courier New"/>
        </w:rPr>
        <w:t>[config]</w:t>
      </w:r>
    </w:p>
    <w:p w14:paraId="2C1C874E" w14:textId="54E049A7" w:rsidR="00977DA3" w:rsidRPr="00977DA3" w:rsidRDefault="00977DA3" w:rsidP="00977DA3">
      <w:pPr>
        <w:pBdr>
          <w:bottom w:val="double" w:sz="6" w:space="1" w:color="auto"/>
        </w:pBdr>
        <w:rPr>
          <w:rFonts w:ascii="Courier New" w:hAnsi="Courier New" w:cs="Courier New"/>
        </w:rPr>
      </w:pPr>
      <w:r w:rsidRPr="00FF7A24">
        <w:rPr>
          <w:rFonts w:ascii="Courier New" w:hAnsi="Courier New" w:cs="Courier New"/>
          <w:b/>
          <w:bCs/>
        </w:rPr>
        <w:t>SCM_DO_BUILD_DURING_DEPLOYMENT</w:t>
      </w:r>
      <w:r w:rsidRPr="00977DA3">
        <w:rPr>
          <w:rFonts w:ascii="Courier New" w:hAnsi="Courier New" w:cs="Courier New"/>
        </w:rPr>
        <w:t>=true</w:t>
      </w:r>
    </w:p>
    <w:p w14:paraId="6C43BA03" w14:textId="77777777" w:rsidR="00977DA3" w:rsidRDefault="00977DA3" w:rsidP="00977DA3"/>
    <w:p w14:paraId="31B23B05" w14:textId="27B063F5" w:rsidR="00FF7A24" w:rsidRDefault="00FF7A24" w:rsidP="00FF7A24">
      <w:pPr>
        <w:pStyle w:val="NormalWeb"/>
      </w:pPr>
      <w:r>
        <w:t xml:space="preserve">The configuration line [config] </w:t>
      </w:r>
      <w:r w:rsidRPr="00FF7A24">
        <w:rPr>
          <w:b/>
          <w:bCs/>
        </w:rPr>
        <w:t>SCM_DO_BUILD_DURING_DEPLOYMENT</w:t>
      </w:r>
      <w:r>
        <w:t xml:space="preserve">=true is typically used in a platform like Render or another cloud deployment service to control how the deployment process handles builds for your application. </w:t>
      </w:r>
      <w:ins w:id="8" w:author="Microsoft Word" w:date="2025-06-25T13:25:00Z" w16du:dateUtc="2025-06-25T07:55:00Z">
        <w:r>
          <w:t xml:space="preserve">Since your previous questions focused on Django, </w:t>
        </w:r>
        <w:proofErr w:type="spellStart"/>
        <w:r>
          <w:t>whitenoise</w:t>
        </w:r>
        <w:proofErr w:type="spellEnd"/>
        <w:r>
          <w:t>, python-</w:t>
        </w:r>
        <w:proofErr w:type="spellStart"/>
        <w:r>
          <w:t>dotenv</w:t>
        </w:r>
        <w:proofErr w:type="spellEnd"/>
        <w:r>
          <w:t>, and CSRF tokens, I’ll assume this is related to deploying a Django application and explain its purpose in that context.</w:t>
        </w:r>
      </w:ins>
    </w:p>
    <w:p w14:paraId="4A61C3CE" w14:textId="77777777" w:rsidR="00977DA3" w:rsidRDefault="00977DA3" w:rsidP="00977DA3"/>
    <w:p w14:paraId="7610CB66" w14:textId="32A82DD2" w:rsidR="00121215" w:rsidRPr="0061258E" w:rsidRDefault="00121215" w:rsidP="00121215">
      <w:pPr>
        <w:ind w:firstLine="720"/>
        <w:rPr>
          <w:b/>
          <w:bCs/>
        </w:rPr>
      </w:pPr>
      <w:r w:rsidRPr="0061258E">
        <w:rPr>
          <w:b/>
          <w:bCs/>
        </w:rPr>
        <w:t>2.4 Create “requirements.txt” by calling “</w:t>
      </w:r>
      <w:r w:rsidR="004351FB" w:rsidRPr="0061258E">
        <w:rPr>
          <w:b/>
          <w:bCs/>
        </w:rPr>
        <w:t>pip freeze &gt; requirements.txt”</w:t>
      </w:r>
    </w:p>
    <w:p w14:paraId="2A7022CE" w14:textId="77777777" w:rsidR="00A416C2" w:rsidRDefault="00A416C2" w:rsidP="00121215">
      <w:pPr>
        <w:ind w:firstLine="720"/>
      </w:pPr>
    </w:p>
    <w:p w14:paraId="70550A54" w14:textId="3EF0751C" w:rsidR="00A416C2" w:rsidRPr="004C2EC8" w:rsidRDefault="0061258E" w:rsidP="00121215">
      <w:pPr>
        <w:ind w:firstLine="720"/>
        <w:rPr>
          <w:b/>
          <w:bCs/>
        </w:rPr>
      </w:pPr>
      <w:r w:rsidRPr="004C2EC8">
        <w:rPr>
          <w:b/>
          <w:bCs/>
        </w:rPr>
        <w:t xml:space="preserve">2.5 </w:t>
      </w:r>
      <w:r w:rsidR="004C2EC8" w:rsidRPr="004C2EC8">
        <w:rPr>
          <w:b/>
          <w:bCs/>
        </w:rPr>
        <w:t xml:space="preserve">Push the code to </w:t>
      </w:r>
      <w:proofErr w:type="spellStart"/>
      <w:r w:rsidR="004C2EC8" w:rsidRPr="004C2EC8">
        <w:rPr>
          <w:b/>
          <w:bCs/>
        </w:rPr>
        <w:t>git</w:t>
      </w:r>
      <w:r w:rsidR="000E3E88">
        <w:rPr>
          <w:b/>
          <w:bCs/>
        </w:rPr>
        <w:t>hu</w:t>
      </w:r>
      <w:r w:rsidR="005544EA">
        <w:rPr>
          <w:b/>
          <w:bCs/>
        </w:rPr>
        <w:t>b</w:t>
      </w:r>
      <w:proofErr w:type="spellEnd"/>
      <w:r w:rsidR="000E3E88">
        <w:rPr>
          <w:b/>
          <w:bCs/>
        </w:rPr>
        <w:t xml:space="preserve">: branch name: </w:t>
      </w:r>
      <w:proofErr w:type="spellStart"/>
      <w:r w:rsidR="000E3E88">
        <w:rPr>
          <w:b/>
          <w:bCs/>
        </w:rPr>
        <w:t>azure</w:t>
      </w:r>
      <w:ins w:id="9" w:author="Microsoft Word" w:date="2025-06-25T13:25:00Z" w16du:dateUtc="2025-06-25T07:55:00Z">
        <w:r w:rsidR="004C2EC8" w:rsidRPr="004C2EC8">
          <w:rPr>
            <w:b/>
            <w:bCs/>
          </w:rPr>
          <w:t>git</w:t>
        </w:r>
        <w:proofErr w:type="spellEnd"/>
        <w:r w:rsidR="004C2EC8" w:rsidRPr="004C2EC8">
          <w:rPr>
            <w:b/>
            <w:bCs/>
          </w:rPr>
          <w:t>.</w:t>
        </w:r>
      </w:ins>
    </w:p>
    <w:p w14:paraId="07179CC6" w14:textId="77777777" w:rsidR="00977DA3" w:rsidRDefault="00977DA3" w:rsidP="00977DA3"/>
    <w:p w14:paraId="4DF76378" w14:textId="77777777" w:rsidR="00FE0B57" w:rsidRDefault="00FE0B57" w:rsidP="00977DA3"/>
    <w:p w14:paraId="40B89634" w14:textId="77777777" w:rsidR="00FE0B57" w:rsidRDefault="00FE0B57" w:rsidP="00977DA3"/>
    <w:p w14:paraId="0480E80A" w14:textId="01A16B13" w:rsidR="00FE0B57" w:rsidRDefault="00FE0B57" w:rsidP="00977DA3">
      <w:r>
        <w:t xml:space="preserve">100. SSL </w:t>
      </w:r>
      <w:proofErr w:type="spellStart"/>
      <w:r>
        <w:t>cerficates</w:t>
      </w:r>
      <w:proofErr w:type="spellEnd"/>
    </w:p>
    <w:p w14:paraId="07C69418" w14:textId="77777777" w:rsidR="00FE0B57" w:rsidRDefault="00FE0B57" w:rsidP="00977DA3"/>
    <w:p w14:paraId="7AFF6DBC" w14:textId="77777777" w:rsidR="000926D7" w:rsidRDefault="000926D7" w:rsidP="00977DA3">
      <w:pPr>
        <w:pBdr>
          <w:bottom w:val="double" w:sz="6" w:space="1" w:color="auto"/>
        </w:pBdr>
      </w:pPr>
    </w:p>
    <w:p w14:paraId="47F16AA1" w14:textId="77777777" w:rsidR="00D85DD0" w:rsidRDefault="00DB5298" w:rsidP="00977DA3">
      <w:r w:rsidRPr="00DB5298">
        <w:rPr>
          <w:noProof/>
        </w:rPr>
        <w:lastRenderedPageBreak/>
        <w:drawing>
          <wp:inline distT="0" distB="0" distL="0" distR="0" wp14:anchorId="0429B384" wp14:editId="2E08A2D0">
            <wp:extent cx="5731510" cy="4533265"/>
            <wp:effectExtent l="0" t="0" r="0" b="635"/>
            <wp:docPr id="1957596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96257" name=""/>
                    <pic:cNvPicPr/>
                  </pic:nvPicPr>
                  <pic:blipFill>
                    <a:blip r:embed="rId13"/>
                    <a:stretch>
                      <a:fillRect/>
                    </a:stretch>
                  </pic:blipFill>
                  <pic:spPr>
                    <a:xfrm>
                      <a:off x="0" y="0"/>
                      <a:ext cx="5731510" cy="4533265"/>
                    </a:xfrm>
                    <a:prstGeom prst="rect">
                      <a:avLst/>
                    </a:prstGeom>
                  </pic:spPr>
                </pic:pic>
              </a:graphicData>
            </a:graphic>
          </wp:inline>
        </w:drawing>
      </w:r>
      <w:r w:rsidR="00D85DD0" w:rsidRPr="00D85DD0">
        <w:rPr>
          <w:noProof/>
        </w:rPr>
        <w:drawing>
          <wp:inline distT="0" distB="0" distL="0" distR="0" wp14:anchorId="36D0E8B6" wp14:editId="4A48DCA4">
            <wp:extent cx="5731510" cy="4200525"/>
            <wp:effectExtent l="0" t="0" r="0" b="3175"/>
            <wp:docPr id="4308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48504" name=""/>
                    <pic:cNvPicPr/>
                  </pic:nvPicPr>
                  <pic:blipFill>
                    <a:blip r:embed="rId14"/>
                    <a:stretch>
                      <a:fillRect/>
                    </a:stretch>
                  </pic:blipFill>
                  <pic:spPr>
                    <a:xfrm>
                      <a:off x="0" y="0"/>
                      <a:ext cx="5731510" cy="4200525"/>
                    </a:xfrm>
                    <a:prstGeom prst="rect">
                      <a:avLst/>
                    </a:prstGeom>
                  </pic:spPr>
                </pic:pic>
              </a:graphicData>
            </a:graphic>
          </wp:inline>
        </w:drawing>
      </w:r>
    </w:p>
    <w:p w14:paraId="41E87A65" w14:textId="77777777" w:rsidR="00D85DD0" w:rsidRDefault="00D85DD0" w:rsidP="00977DA3"/>
    <w:p w14:paraId="04223F83" w14:textId="77777777" w:rsidR="00D85DD0" w:rsidRDefault="00D85DD0" w:rsidP="00977DA3"/>
    <w:p w14:paraId="4CBF43CB" w14:textId="0EAC5414" w:rsidR="000926D7" w:rsidRDefault="000926D7" w:rsidP="00977DA3">
      <w:r w:rsidRPr="000926D7">
        <w:rPr>
          <w:noProof/>
        </w:rPr>
        <w:drawing>
          <wp:inline distT="0" distB="0" distL="0" distR="0" wp14:anchorId="605FBF20" wp14:editId="3EADE9C0">
            <wp:extent cx="5731510" cy="3593465"/>
            <wp:effectExtent l="0" t="0" r="0" b="635"/>
            <wp:docPr id="70356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2409" name=""/>
                    <pic:cNvPicPr/>
                  </pic:nvPicPr>
                  <pic:blipFill>
                    <a:blip r:embed="rId15"/>
                    <a:stretch>
                      <a:fillRect/>
                    </a:stretch>
                  </pic:blipFill>
                  <pic:spPr>
                    <a:xfrm>
                      <a:off x="0" y="0"/>
                      <a:ext cx="5731510" cy="3593465"/>
                    </a:xfrm>
                    <a:prstGeom prst="rect">
                      <a:avLst/>
                    </a:prstGeom>
                  </pic:spPr>
                </pic:pic>
              </a:graphicData>
            </a:graphic>
          </wp:inline>
        </w:drawing>
      </w:r>
    </w:p>
    <w:p w14:paraId="3950805D" w14:textId="77777777" w:rsidR="00853A86" w:rsidRDefault="00853A86" w:rsidP="00977DA3"/>
    <w:p w14:paraId="58AD1BDC" w14:textId="1A654D7E" w:rsidR="00853A86" w:rsidRDefault="00853A86" w:rsidP="00977DA3">
      <w:r w:rsidRPr="00853A86">
        <w:rPr>
          <w:noProof/>
        </w:rPr>
        <w:drawing>
          <wp:inline distT="0" distB="0" distL="0" distR="0" wp14:anchorId="3B5A966B" wp14:editId="13B3230F">
            <wp:extent cx="5731510" cy="4054475"/>
            <wp:effectExtent l="0" t="0" r="0" b="0"/>
            <wp:docPr id="13362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70834" name=""/>
                    <pic:cNvPicPr/>
                  </pic:nvPicPr>
                  <pic:blipFill>
                    <a:blip r:embed="rId16"/>
                    <a:stretch>
                      <a:fillRect/>
                    </a:stretch>
                  </pic:blipFill>
                  <pic:spPr>
                    <a:xfrm>
                      <a:off x="0" y="0"/>
                      <a:ext cx="5731510" cy="4054475"/>
                    </a:xfrm>
                    <a:prstGeom prst="rect">
                      <a:avLst/>
                    </a:prstGeom>
                  </pic:spPr>
                </pic:pic>
              </a:graphicData>
            </a:graphic>
          </wp:inline>
        </w:drawing>
      </w:r>
    </w:p>
    <w:p w14:paraId="4C5B5751" w14:textId="0AC370CB" w:rsidR="00192BEA" w:rsidRDefault="005D6D0D" w:rsidP="00977DA3">
      <w:r w:rsidRPr="005D6D0D">
        <w:rPr>
          <w:noProof/>
        </w:rPr>
        <w:lastRenderedPageBreak/>
        <w:drawing>
          <wp:inline distT="0" distB="0" distL="0" distR="0" wp14:anchorId="06CAE4A8" wp14:editId="33CB40FD">
            <wp:extent cx="5731510" cy="6191250"/>
            <wp:effectExtent l="0" t="0" r="0" b="6350"/>
            <wp:docPr id="1371710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10874" name="Picture 1" descr="A screenshot of a computer&#10;&#10;AI-generated content may be incorrect."/>
                    <pic:cNvPicPr/>
                  </pic:nvPicPr>
                  <pic:blipFill>
                    <a:blip r:embed="rId17"/>
                    <a:stretch>
                      <a:fillRect/>
                    </a:stretch>
                  </pic:blipFill>
                  <pic:spPr>
                    <a:xfrm>
                      <a:off x="0" y="0"/>
                      <a:ext cx="5731510" cy="6191250"/>
                    </a:xfrm>
                    <a:prstGeom prst="rect">
                      <a:avLst/>
                    </a:prstGeom>
                  </pic:spPr>
                </pic:pic>
              </a:graphicData>
            </a:graphic>
          </wp:inline>
        </w:drawing>
      </w:r>
      <w:r w:rsidR="00FF7D24" w:rsidRPr="00FF7D24">
        <w:rPr>
          <w:noProof/>
        </w:rPr>
        <w:lastRenderedPageBreak/>
        <w:drawing>
          <wp:inline distT="0" distB="0" distL="0" distR="0" wp14:anchorId="24A812D0" wp14:editId="1BBCFE6C">
            <wp:extent cx="5731510" cy="6757035"/>
            <wp:effectExtent l="0" t="0" r="0" b="0"/>
            <wp:docPr id="2102951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1531" name=""/>
                    <pic:cNvPicPr/>
                  </pic:nvPicPr>
                  <pic:blipFill>
                    <a:blip r:embed="rId18"/>
                    <a:stretch>
                      <a:fillRect/>
                    </a:stretch>
                  </pic:blipFill>
                  <pic:spPr>
                    <a:xfrm>
                      <a:off x="0" y="0"/>
                      <a:ext cx="5731510" cy="6757035"/>
                    </a:xfrm>
                    <a:prstGeom prst="rect">
                      <a:avLst/>
                    </a:prstGeom>
                  </pic:spPr>
                </pic:pic>
              </a:graphicData>
            </a:graphic>
          </wp:inline>
        </w:drawing>
      </w:r>
    </w:p>
    <w:p w14:paraId="6FD51ACD" w14:textId="77777777" w:rsidR="00E0379C" w:rsidRDefault="00E0379C" w:rsidP="00977DA3"/>
    <w:p w14:paraId="7BC2CFB8" w14:textId="77777777" w:rsidR="00E0379C" w:rsidRDefault="00E0379C" w:rsidP="00977DA3"/>
    <w:p w14:paraId="4B0C3343" w14:textId="77777777" w:rsidR="00D85DD0" w:rsidRDefault="00D85DD0" w:rsidP="00977DA3"/>
    <w:p w14:paraId="12428857" w14:textId="77777777" w:rsidR="00D85DD0" w:rsidRDefault="00D85DD0" w:rsidP="00977DA3"/>
    <w:p w14:paraId="34303060" w14:textId="77777777" w:rsidR="00D85DD0" w:rsidRDefault="00D85DD0" w:rsidP="00977DA3"/>
    <w:p w14:paraId="5CE45285" w14:textId="77777777" w:rsidR="00D85DD0" w:rsidRDefault="00D85DD0" w:rsidP="00977DA3"/>
    <w:p w14:paraId="1B7E0EBC" w14:textId="77777777" w:rsidR="000926D7" w:rsidRDefault="000926D7" w:rsidP="00977DA3"/>
    <w:p w14:paraId="23B42FDC" w14:textId="77777777" w:rsidR="000926D7" w:rsidRDefault="000926D7" w:rsidP="00977DA3"/>
    <w:p w14:paraId="293BF057" w14:textId="77777777" w:rsidR="00977DA3" w:rsidRDefault="00977DA3" w:rsidP="00977DA3"/>
    <w:p w14:paraId="07FD6539" w14:textId="77777777" w:rsidR="00977DA3" w:rsidRDefault="00977DA3" w:rsidP="00212B5B"/>
    <w:p w14:paraId="1E445D2C" w14:textId="0B40F71B" w:rsidR="005B1CAF" w:rsidRDefault="005B1CAF"/>
    <w:p w14:paraId="6F64AFD8" w14:textId="04BAEA08" w:rsidR="005B1CAF" w:rsidRDefault="005B1CAF">
      <w:r>
        <w:br w:type="page"/>
      </w:r>
    </w:p>
    <w:p w14:paraId="11B0F26D" w14:textId="4C50F7F1" w:rsidR="005B1CAF" w:rsidRDefault="005B1CAF">
      <w:r>
        <w:lastRenderedPageBreak/>
        <w:br w:type="page"/>
      </w:r>
    </w:p>
    <w:p w14:paraId="5944C92B" w14:textId="3EE650AF" w:rsidR="005B1CAF" w:rsidRDefault="005B1CAF">
      <w:r>
        <w:lastRenderedPageBreak/>
        <w:br w:type="page"/>
      </w:r>
    </w:p>
    <w:p w14:paraId="24B23027" w14:textId="77777777" w:rsidR="00761984" w:rsidRDefault="00761984"/>
    <w:p w14:paraId="5BB05022" w14:textId="77777777" w:rsidR="00B91DCD" w:rsidRDefault="00B91DCD"/>
    <w:p w14:paraId="1040BE47" w14:textId="77777777" w:rsidR="008C0AFB" w:rsidRPr="00156B33" w:rsidRDefault="008C0AFB" w:rsidP="00BD154F">
      <w:pPr>
        <w:rPr>
          <w:lang w:val="en-US"/>
        </w:rPr>
      </w:pPr>
    </w:p>
    <w:sectPr w:rsidR="008C0AFB" w:rsidRPr="00156B33">
      <w:footerReference w:type="even"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1E43B" w14:textId="77777777" w:rsidR="00CD77E2" w:rsidRDefault="00CD77E2" w:rsidP="006C50B4">
      <w:r>
        <w:separator/>
      </w:r>
    </w:p>
  </w:endnote>
  <w:endnote w:type="continuationSeparator" w:id="0">
    <w:p w14:paraId="649CB2D6" w14:textId="77777777" w:rsidR="00CD77E2" w:rsidRDefault="00CD77E2" w:rsidP="006C5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7944557"/>
      <w:docPartObj>
        <w:docPartGallery w:val="Page Numbers (Bottom of Page)"/>
        <w:docPartUnique/>
      </w:docPartObj>
    </w:sdtPr>
    <w:sdtEndPr>
      <w:rPr>
        <w:rStyle w:val="PageNumber"/>
      </w:rPr>
    </w:sdtEndPr>
    <w:sdtContent>
      <w:p w14:paraId="1C5D382A" w14:textId="254E9950" w:rsidR="00817E7A" w:rsidRDefault="00817E7A" w:rsidP="00CF33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682CDE68" w14:textId="77777777" w:rsidR="006C50B4" w:rsidRDefault="006C50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23111016"/>
      <w:docPartObj>
        <w:docPartGallery w:val="Page Numbers (Bottom of Page)"/>
        <w:docPartUnique/>
      </w:docPartObj>
    </w:sdtPr>
    <w:sdtEndPr>
      <w:rPr>
        <w:rStyle w:val="PageNumber"/>
      </w:rPr>
    </w:sdtEndPr>
    <w:sdtContent>
      <w:p w14:paraId="6CA23912" w14:textId="71365DF4" w:rsidR="00817E7A" w:rsidRDefault="00817E7A" w:rsidP="00CF332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42CE11E" w14:textId="77777777" w:rsidR="006C50B4" w:rsidRPr="00A3714C" w:rsidRDefault="00A3714C" w:rsidP="00817E7A">
    <w:pPr>
      <w:pStyle w:val="Footer"/>
      <w:ind w:right="360"/>
      <w:rPr>
        <w:lang w:val="en-US"/>
      </w:rPr>
    </w:pPr>
    <w:r>
      <w:rPr>
        <w:lang w:val="en-US"/>
      </w:rPr>
      <w:t>Apt Computing Labs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A62BC6" w14:textId="77777777" w:rsidR="00CD77E2" w:rsidRDefault="00CD77E2" w:rsidP="006C50B4">
      <w:r>
        <w:separator/>
      </w:r>
    </w:p>
  </w:footnote>
  <w:footnote w:type="continuationSeparator" w:id="0">
    <w:p w14:paraId="5DD2AECA" w14:textId="77777777" w:rsidR="00CD77E2" w:rsidRDefault="00CD77E2" w:rsidP="006C50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94A5F"/>
    <w:multiLevelType w:val="hybridMultilevel"/>
    <w:tmpl w:val="D7906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285755"/>
    <w:multiLevelType w:val="hybridMultilevel"/>
    <w:tmpl w:val="43706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393A07"/>
    <w:multiLevelType w:val="hybridMultilevel"/>
    <w:tmpl w:val="DDC44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4C10F1"/>
    <w:multiLevelType w:val="hybridMultilevel"/>
    <w:tmpl w:val="58FE89A2"/>
    <w:lvl w:ilvl="0" w:tplc="8482F5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A8642A0"/>
    <w:multiLevelType w:val="hybridMultilevel"/>
    <w:tmpl w:val="DF6CB4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1A208EA"/>
    <w:multiLevelType w:val="hybridMultilevel"/>
    <w:tmpl w:val="66B81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3E26FA"/>
    <w:multiLevelType w:val="hybridMultilevel"/>
    <w:tmpl w:val="FDBCD6DE"/>
    <w:lvl w:ilvl="0" w:tplc="527E16C6">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740EAB"/>
    <w:multiLevelType w:val="hybridMultilevel"/>
    <w:tmpl w:val="21E26126"/>
    <w:lvl w:ilvl="0" w:tplc="527E16C6">
      <w:start w:val="1"/>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1C17CC5"/>
    <w:multiLevelType w:val="hybridMultilevel"/>
    <w:tmpl w:val="D0169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2A11EA"/>
    <w:multiLevelType w:val="hybridMultilevel"/>
    <w:tmpl w:val="DF6CB4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C04284F"/>
    <w:multiLevelType w:val="hybridMultilevel"/>
    <w:tmpl w:val="2C286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AD6652"/>
    <w:multiLevelType w:val="hybridMultilevel"/>
    <w:tmpl w:val="DF6CB4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A847D45"/>
    <w:multiLevelType w:val="hybridMultilevel"/>
    <w:tmpl w:val="0E7C2232"/>
    <w:lvl w:ilvl="0" w:tplc="454609FA">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B722A9"/>
    <w:multiLevelType w:val="multilevel"/>
    <w:tmpl w:val="2548AE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42239205">
    <w:abstractNumId w:val="5"/>
  </w:num>
  <w:num w:numId="2" w16cid:durableId="38746868">
    <w:abstractNumId w:val="10"/>
  </w:num>
  <w:num w:numId="3" w16cid:durableId="1314480351">
    <w:abstractNumId w:val="1"/>
  </w:num>
  <w:num w:numId="4" w16cid:durableId="405305869">
    <w:abstractNumId w:val="2"/>
  </w:num>
  <w:num w:numId="5" w16cid:durableId="1184855685">
    <w:abstractNumId w:val="0"/>
  </w:num>
  <w:num w:numId="6" w16cid:durableId="1970477123">
    <w:abstractNumId w:val="9"/>
  </w:num>
  <w:num w:numId="7" w16cid:durableId="755899124">
    <w:abstractNumId w:val="4"/>
  </w:num>
  <w:num w:numId="8" w16cid:durableId="1981106838">
    <w:abstractNumId w:val="7"/>
  </w:num>
  <w:num w:numId="9" w16cid:durableId="2142109913">
    <w:abstractNumId w:val="13"/>
  </w:num>
  <w:num w:numId="10" w16cid:durableId="172111233">
    <w:abstractNumId w:val="3"/>
  </w:num>
  <w:num w:numId="11" w16cid:durableId="1871406182">
    <w:abstractNumId w:val="6"/>
  </w:num>
  <w:num w:numId="12" w16cid:durableId="519468737">
    <w:abstractNumId w:val="11"/>
  </w:num>
  <w:num w:numId="13" w16cid:durableId="329337821">
    <w:abstractNumId w:val="12"/>
  </w:num>
  <w:num w:numId="14" w16cid:durableId="11413869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005"/>
    <w:rsid w:val="00062A87"/>
    <w:rsid w:val="000926D7"/>
    <w:rsid w:val="000931FB"/>
    <w:rsid w:val="000A0A86"/>
    <w:rsid w:val="000E096D"/>
    <w:rsid w:val="000E3E88"/>
    <w:rsid w:val="000F4D7E"/>
    <w:rsid w:val="001110F3"/>
    <w:rsid w:val="001207F2"/>
    <w:rsid w:val="00121215"/>
    <w:rsid w:val="00123842"/>
    <w:rsid w:val="00156B33"/>
    <w:rsid w:val="00192BEA"/>
    <w:rsid w:val="001B57CA"/>
    <w:rsid w:val="001D5BA4"/>
    <w:rsid w:val="00212B5B"/>
    <w:rsid w:val="002223EC"/>
    <w:rsid w:val="00277972"/>
    <w:rsid w:val="00287F0F"/>
    <w:rsid w:val="00297361"/>
    <w:rsid w:val="002978DF"/>
    <w:rsid w:val="002B4005"/>
    <w:rsid w:val="002F2A80"/>
    <w:rsid w:val="002F39C8"/>
    <w:rsid w:val="003179F2"/>
    <w:rsid w:val="003C212C"/>
    <w:rsid w:val="004351FB"/>
    <w:rsid w:val="004611C0"/>
    <w:rsid w:val="00462362"/>
    <w:rsid w:val="004C2EC8"/>
    <w:rsid w:val="005544EA"/>
    <w:rsid w:val="00584A50"/>
    <w:rsid w:val="00595C25"/>
    <w:rsid w:val="005B1CAF"/>
    <w:rsid w:val="005D1CEA"/>
    <w:rsid w:val="005D6D0D"/>
    <w:rsid w:val="00606C88"/>
    <w:rsid w:val="0061258E"/>
    <w:rsid w:val="00615360"/>
    <w:rsid w:val="006275BA"/>
    <w:rsid w:val="00641AF3"/>
    <w:rsid w:val="006C50B4"/>
    <w:rsid w:val="006E5564"/>
    <w:rsid w:val="00761984"/>
    <w:rsid w:val="007747FF"/>
    <w:rsid w:val="00817E7A"/>
    <w:rsid w:val="00853A86"/>
    <w:rsid w:val="008A35D7"/>
    <w:rsid w:val="008B24C6"/>
    <w:rsid w:val="008C0AFB"/>
    <w:rsid w:val="00977DA3"/>
    <w:rsid w:val="009C07D6"/>
    <w:rsid w:val="009C69AC"/>
    <w:rsid w:val="00A0694F"/>
    <w:rsid w:val="00A1620C"/>
    <w:rsid w:val="00A305C8"/>
    <w:rsid w:val="00A3714C"/>
    <w:rsid w:val="00A416C2"/>
    <w:rsid w:val="00A56B7B"/>
    <w:rsid w:val="00AB4184"/>
    <w:rsid w:val="00B344DD"/>
    <w:rsid w:val="00B91DCD"/>
    <w:rsid w:val="00B947EE"/>
    <w:rsid w:val="00BD154F"/>
    <w:rsid w:val="00BE79E5"/>
    <w:rsid w:val="00C2544D"/>
    <w:rsid w:val="00CD77E2"/>
    <w:rsid w:val="00CE0865"/>
    <w:rsid w:val="00CE689F"/>
    <w:rsid w:val="00CF1B2A"/>
    <w:rsid w:val="00D65410"/>
    <w:rsid w:val="00D74BF4"/>
    <w:rsid w:val="00D85DD0"/>
    <w:rsid w:val="00DA3E81"/>
    <w:rsid w:val="00DB5298"/>
    <w:rsid w:val="00E0379C"/>
    <w:rsid w:val="00E15AE2"/>
    <w:rsid w:val="00E31150"/>
    <w:rsid w:val="00E40183"/>
    <w:rsid w:val="00E658AA"/>
    <w:rsid w:val="00EA6E5D"/>
    <w:rsid w:val="00ED5B3A"/>
    <w:rsid w:val="00F23578"/>
    <w:rsid w:val="00FC605A"/>
    <w:rsid w:val="00FE0B57"/>
    <w:rsid w:val="00FF7A24"/>
    <w:rsid w:val="00FF7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7A6C3"/>
  <w15:chartTrackingRefBased/>
  <w15:docId w15:val="{6CF192DC-F8E1-B54E-AB16-F5A247F5C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20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2B40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B40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0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0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0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00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00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00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00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0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B40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0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0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0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0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0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0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005"/>
    <w:rPr>
      <w:rFonts w:eastAsiaTheme="majorEastAsia" w:cstheme="majorBidi"/>
      <w:color w:val="272727" w:themeColor="text1" w:themeTint="D8"/>
    </w:rPr>
  </w:style>
  <w:style w:type="paragraph" w:styleId="Title">
    <w:name w:val="Title"/>
    <w:basedOn w:val="Normal"/>
    <w:next w:val="Normal"/>
    <w:link w:val="TitleChar"/>
    <w:uiPriority w:val="10"/>
    <w:qFormat/>
    <w:rsid w:val="002B400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0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0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0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005"/>
    <w:pPr>
      <w:spacing w:before="160"/>
      <w:jc w:val="center"/>
    </w:pPr>
    <w:rPr>
      <w:i/>
      <w:iCs/>
      <w:color w:val="404040" w:themeColor="text1" w:themeTint="BF"/>
    </w:rPr>
  </w:style>
  <w:style w:type="character" w:customStyle="1" w:styleId="QuoteChar">
    <w:name w:val="Quote Char"/>
    <w:basedOn w:val="DefaultParagraphFont"/>
    <w:link w:val="Quote"/>
    <w:uiPriority w:val="29"/>
    <w:rsid w:val="002B4005"/>
    <w:rPr>
      <w:i/>
      <w:iCs/>
      <w:color w:val="404040" w:themeColor="text1" w:themeTint="BF"/>
    </w:rPr>
  </w:style>
  <w:style w:type="paragraph" w:styleId="ListParagraph">
    <w:name w:val="List Paragraph"/>
    <w:basedOn w:val="Normal"/>
    <w:uiPriority w:val="34"/>
    <w:qFormat/>
    <w:rsid w:val="002B4005"/>
    <w:pPr>
      <w:ind w:left="720"/>
      <w:contextualSpacing/>
    </w:pPr>
  </w:style>
  <w:style w:type="character" w:styleId="IntenseEmphasis">
    <w:name w:val="Intense Emphasis"/>
    <w:basedOn w:val="DefaultParagraphFont"/>
    <w:uiPriority w:val="21"/>
    <w:qFormat/>
    <w:rsid w:val="002B4005"/>
    <w:rPr>
      <w:i/>
      <w:iCs/>
      <w:color w:val="0F4761" w:themeColor="accent1" w:themeShade="BF"/>
    </w:rPr>
  </w:style>
  <w:style w:type="paragraph" w:styleId="IntenseQuote">
    <w:name w:val="Intense Quote"/>
    <w:basedOn w:val="Normal"/>
    <w:next w:val="Normal"/>
    <w:link w:val="IntenseQuoteChar"/>
    <w:uiPriority w:val="30"/>
    <w:qFormat/>
    <w:rsid w:val="002B40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005"/>
    <w:rPr>
      <w:i/>
      <w:iCs/>
      <w:color w:val="0F4761" w:themeColor="accent1" w:themeShade="BF"/>
    </w:rPr>
  </w:style>
  <w:style w:type="character" w:styleId="IntenseReference">
    <w:name w:val="Intense Reference"/>
    <w:basedOn w:val="DefaultParagraphFont"/>
    <w:uiPriority w:val="32"/>
    <w:qFormat/>
    <w:rsid w:val="002B4005"/>
    <w:rPr>
      <w:b/>
      <w:bCs/>
      <w:smallCaps/>
      <w:color w:val="0F4761" w:themeColor="accent1" w:themeShade="BF"/>
      <w:spacing w:val="5"/>
    </w:rPr>
  </w:style>
  <w:style w:type="paragraph" w:styleId="NormalWeb">
    <w:name w:val="Normal (Web)"/>
    <w:basedOn w:val="Normal"/>
    <w:uiPriority w:val="99"/>
    <w:unhideWhenUsed/>
    <w:rsid w:val="00595C25"/>
    <w:pPr>
      <w:spacing w:before="100" w:beforeAutospacing="1" w:after="100" w:afterAutospacing="1"/>
    </w:pPr>
  </w:style>
  <w:style w:type="paragraph" w:styleId="Header">
    <w:name w:val="header"/>
    <w:basedOn w:val="Normal"/>
    <w:link w:val="HeaderChar"/>
    <w:uiPriority w:val="99"/>
    <w:unhideWhenUsed/>
    <w:rsid w:val="006C50B4"/>
    <w:pPr>
      <w:tabs>
        <w:tab w:val="center" w:pos="4513"/>
        <w:tab w:val="right" w:pos="9026"/>
      </w:tabs>
    </w:pPr>
  </w:style>
  <w:style w:type="character" w:customStyle="1" w:styleId="HeaderChar">
    <w:name w:val="Header Char"/>
    <w:basedOn w:val="DefaultParagraphFont"/>
    <w:link w:val="Header"/>
    <w:uiPriority w:val="99"/>
    <w:rsid w:val="006C50B4"/>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6C50B4"/>
    <w:pPr>
      <w:tabs>
        <w:tab w:val="center" w:pos="4513"/>
        <w:tab w:val="right" w:pos="9026"/>
      </w:tabs>
    </w:pPr>
  </w:style>
  <w:style w:type="character" w:customStyle="1" w:styleId="FooterChar">
    <w:name w:val="Footer Char"/>
    <w:basedOn w:val="DefaultParagraphFont"/>
    <w:link w:val="Footer"/>
    <w:uiPriority w:val="99"/>
    <w:rsid w:val="006C50B4"/>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6C50B4"/>
    <w:rPr>
      <w:color w:val="467886" w:themeColor="hyperlink"/>
      <w:u w:val="single"/>
    </w:rPr>
  </w:style>
  <w:style w:type="character" w:styleId="UnresolvedMention">
    <w:name w:val="Unresolved Mention"/>
    <w:basedOn w:val="DefaultParagraphFont"/>
    <w:uiPriority w:val="99"/>
    <w:semiHidden/>
    <w:unhideWhenUsed/>
    <w:rsid w:val="006C50B4"/>
    <w:rPr>
      <w:color w:val="605E5C"/>
      <w:shd w:val="clear" w:color="auto" w:fill="E1DFDD"/>
    </w:rPr>
  </w:style>
  <w:style w:type="character" w:styleId="PageNumber">
    <w:name w:val="page number"/>
    <w:basedOn w:val="DefaultParagraphFont"/>
    <w:uiPriority w:val="99"/>
    <w:semiHidden/>
    <w:unhideWhenUsed/>
    <w:rsid w:val="006C50B4"/>
  </w:style>
  <w:style w:type="paragraph" w:styleId="TOCHeading">
    <w:name w:val="TOC Heading"/>
    <w:basedOn w:val="Heading1"/>
    <w:next w:val="Normal"/>
    <w:uiPriority w:val="39"/>
    <w:unhideWhenUsed/>
    <w:qFormat/>
    <w:rsid w:val="006C50B4"/>
    <w:pPr>
      <w:spacing w:before="480" w:after="0" w:line="276" w:lineRule="auto"/>
      <w:outlineLvl w:val="9"/>
    </w:pPr>
    <w:rPr>
      <w:b/>
      <w:bCs/>
      <w:sz w:val="28"/>
      <w:szCs w:val="28"/>
      <w:lang w:val="en-US" w:eastAsia="en-US"/>
    </w:rPr>
  </w:style>
  <w:style w:type="paragraph" w:styleId="TOC1">
    <w:name w:val="toc 1"/>
    <w:basedOn w:val="Normal"/>
    <w:next w:val="Normal"/>
    <w:autoRedefine/>
    <w:uiPriority w:val="39"/>
    <w:unhideWhenUsed/>
    <w:rsid w:val="006C50B4"/>
    <w:pPr>
      <w:spacing w:before="120"/>
    </w:pPr>
    <w:rPr>
      <w:rFonts w:asciiTheme="minorHAnsi" w:hAnsiTheme="minorHAnsi"/>
      <w:b/>
      <w:bCs/>
      <w:i/>
      <w:iCs/>
    </w:rPr>
  </w:style>
  <w:style w:type="paragraph" w:styleId="TOC2">
    <w:name w:val="toc 2"/>
    <w:basedOn w:val="Normal"/>
    <w:next w:val="Normal"/>
    <w:autoRedefine/>
    <w:uiPriority w:val="39"/>
    <w:unhideWhenUsed/>
    <w:rsid w:val="006C50B4"/>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6C50B4"/>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C50B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C50B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C50B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C50B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C50B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C50B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0A0A8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971795">
      <w:bodyDiv w:val="1"/>
      <w:marLeft w:val="0"/>
      <w:marRight w:val="0"/>
      <w:marTop w:val="0"/>
      <w:marBottom w:val="0"/>
      <w:divBdr>
        <w:top w:val="none" w:sz="0" w:space="0" w:color="auto"/>
        <w:left w:val="none" w:sz="0" w:space="0" w:color="auto"/>
        <w:bottom w:val="none" w:sz="0" w:space="0" w:color="auto"/>
        <w:right w:val="none" w:sz="0" w:space="0" w:color="auto"/>
      </w:divBdr>
      <w:divsChild>
        <w:div w:id="757138523">
          <w:marLeft w:val="0"/>
          <w:marRight w:val="0"/>
          <w:marTop w:val="0"/>
          <w:marBottom w:val="0"/>
          <w:divBdr>
            <w:top w:val="none" w:sz="0" w:space="0" w:color="auto"/>
            <w:left w:val="none" w:sz="0" w:space="0" w:color="auto"/>
            <w:bottom w:val="none" w:sz="0" w:space="0" w:color="auto"/>
            <w:right w:val="none" w:sz="0" w:space="0" w:color="auto"/>
          </w:divBdr>
          <w:divsChild>
            <w:div w:id="1120145676">
              <w:marLeft w:val="0"/>
              <w:marRight w:val="0"/>
              <w:marTop w:val="0"/>
              <w:marBottom w:val="0"/>
              <w:divBdr>
                <w:top w:val="none" w:sz="0" w:space="0" w:color="auto"/>
                <w:left w:val="none" w:sz="0" w:space="0" w:color="auto"/>
                <w:bottom w:val="none" w:sz="0" w:space="0" w:color="auto"/>
                <w:right w:val="none" w:sz="0" w:space="0" w:color="auto"/>
              </w:divBdr>
            </w:div>
            <w:div w:id="2001493540">
              <w:marLeft w:val="0"/>
              <w:marRight w:val="0"/>
              <w:marTop w:val="0"/>
              <w:marBottom w:val="0"/>
              <w:divBdr>
                <w:top w:val="none" w:sz="0" w:space="0" w:color="auto"/>
                <w:left w:val="none" w:sz="0" w:space="0" w:color="auto"/>
                <w:bottom w:val="none" w:sz="0" w:space="0" w:color="auto"/>
                <w:right w:val="none" w:sz="0" w:space="0" w:color="auto"/>
              </w:divBdr>
            </w:div>
            <w:div w:id="842165851">
              <w:marLeft w:val="0"/>
              <w:marRight w:val="0"/>
              <w:marTop w:val="0"/>
              <w:marBottom w:val="0"/>
              <w:divBdr>
                <w:top w:val="none" w:sz="0" w:space="0" w:color="auto"/>
                <w:left w:val="none" w:sz="0" w:space="0" w:color="auto"/>
                <w:bottom w:val="none" w:sz="0" w:space="0" w:color="auto"/>
                <w:right w:val="none" w:sz="0" w:space="0" w:color="auto"/>
              </w:divBdr>
            </w:div>
            <w:div w:id="1081681120">
              <w:marLeft w:val="0"/>
              <w:marRight w:val="0"/>
              <w:marTop w:val="0"/>
              <w:marBottom w:val="0"/>
              <w:divBdr>
                <w:top w:val="none" w:sz="0" w:space="0" w:color="auto"/>
                <w:left w:val="none" w:sz="0" w:space="0" w:color="auto"/>
                <w:bottom w:val="none" w:sz="0" w:space="0" w:color="auto"/>
                <w:right w:val="none" w:sz="0" w:space="0" w:color="auto"/>
              </w:divBdr>
            </w:div>
            <w:div w:id="1109423344">
              <w:marLeft w:val="0"/>
              <w:marRight w:val="0"/>
              <w:marTop w:val="0"/>
              <w:marBottom w:val="0"/>
              <w:divBdr>
                <w:top w:val="none" w:sz="0" w:space="0" w:color="auto"/>
                <w:left w:val="none" w:sz="0" w:space="0" w:color="auto"/>
                <w:bottom w:val="none" w:sz="0" w:space="0" w:color="auto"/>
                <w:right w:val="none" w:sz="0" w:space="0" w:color="auto"/>
              </w:divBdr>
            </w:div>
            <w:div w:id="921721392">
              <w:marLeft w:val="0"/>
              <w:marRight w:val="0"/>
              <w:marTop w:val="0"/>
              <w:marBottom w:val="0"/>
              <w:divBdr>
                <w:top w:val="none" w:sz="0" w:space="0" w:color="auto"/>
                <w:left w:val="none" w:sz="0" w:space="0" w:color="auto"/>
                <w:bottom w:val="none" w:sz="0" w:space="0" w:color="auto"/>
                <w:right w:val="none" w:sz="0" w:space="0" w:color="auto"/>
              </w:divBdr>
            </w:div>
            <w:div w:id="391201041">
              <w:marLeft w:val="0"/>
              <w:marRight w:val="0"/>
              <w:marTop w:val="0"/>
              <w:marBottom w:val="0"/>
              <w:divBdr>
                <w:top w:val="none" w:sz="0" w:space="0" w:color="auto"/>
                <w:left w:val="none" w:sz="0" w:space="0" w:color="auto"/>
                <w:bottom w:val="none" w:sz="0" w:space="0" w:color="auto"/>
                <w:right w:val="none" w:sz="0" w:space="0" w:color="auto"/>
              </w:divBdr>
            </w:div>
            <w:div w:id="1164205077">
              <w:marLeft w:val="0"/>
              <w:marRight w:val="0"/>
              <w:marTop w:val="0"/>
              <w:marBottom w:val="0"/>
              <w:divBdr>
                <w:top w:val="none" w:sz="0" w:space="0" w:color="auto"/>
                <w:left w:val="none" w:sz="0" w:space="0" w:color="auto"/>
                <w:bottom w:val="none" w:sz="0" w:space="0" w:color="auto"/>
                <w:right w:val="none" w:sz="0" w:space="0" w:color="auto"/>
              </w:divBdr>
            </w:div>
            <w:div w:id="952327571">
              <w:marLeft w:val="0"/>
              <w:marRight w:val="0"/>
              <w:marTop w:val="0"/>
              <w:marBottom w:val="0"/>
              <w:divBdr>
                <w:top w:val="none" w:sz="0" w:space="0" w:color="auto"/>
                <w:left w:val="none" w:sz="0" w:space="0" w:color="auto"/>
                <w:bottom w:val="none" w:sz="0" w:space="0" w:color="auto"/>
                <w:right w:val="none" w:sz="0" w:space="0" w:color="auto"/>
              </w:divBdr>
            </w:div>
            <w:div w:id="1802108990">
              <w:marLeft w:val="0"/>
              <w:marRight w:val="0"/>
              <w:marTop w:val="0"/>
              <w:marBottom w:val="0"/>
              <w:divBdr>
                <w:top w:val="none" w:sz="0" w:space="0" w:color="auto"/>
                <w:left w:val="none" w:sz="0" w:space="0" w:color="auto"/>
                <w:bottom w:val="none" w:sz="0" w:space="0" w:color="auto"/>
                <w:right w:val="none" w:sz="0" w:space="0" w:color="auto"/>
              </w:divBdr>
            </w:div>
            <w:div w:id="1152214807">
              <w:marLeft w:val="0"/>
              <w:marRight w:val="0"/>
              <w:marTop w:val="0"/>
              <w:marBottom w:val="0"/>
              <w:divBdr>
                <w:top w:val="none" w:sz="0" w:space="0" w:color="auto"/>
                <w:left w:val="none" w:sz="0" w:space="0" w:color="auto"/>
                <w:bottom w:val="none" w:sz="0" w:space="0" w:color="auto"/>
                <w:right w:val="none" w:sz="0" w:space="0" w:color="auto"/>
              </w:divBdr>
            </w:div>
            <w:div w:id="195776789">
              <w:marLeft w:val="0"/>
              <w:marRight w:val="0"/>
              <w:marTop w:val="0"/>
              <w:marBottom w:val="0"/>
              <w:divBdr>
                <w:top w:val="none" w:sz="0" w:space="0" w:color="auto"/>
                <w:left w:val="none" w:sz="0" w:space="0" w:color="auto"/>
                <w:bottom w:val="none" w:sz="0" w:space="0" w:color="auto"/>
                <w:right w:val="none" w:sz="0" w:space="0" w:color="auto"/>
              </w:divBdr>
            </w:div>
            <w:div w:id="733697920">
              <w:marLeft w:val="0"/>
              <w:marRight w:val="0"/>
              <w:marTop w:val="0"/>
              <w:marBottom w:val="0"/>
              <w:divBdr>
                <w:top w:val="none" w:sz="0" w:space="0" w:color="auto"/>
                <w:left w:val="none" w:sz="0" w:space="0" w:color="auto"/>
                <w:bottom w:val="none" w:sz="0" w:space="0" w:color="auto"/>
                <w:right w:val="none" w:sz="0" w:space="0" w:color="auto"/>
              </w:divBdr>
            </w:div>
            <w:div w:id="157531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8012">
      <w:bodyDiv w:val="1"/>
      <w:marLeft w:val="0"/>
      <w:marRight w:val="0"/>
      <w:marTop w:val="0"/>
      <w:marBottom w:val="0"/>
      <w:divBdr>
        <w:top w:val="none" w:sz="0" w:space="0" w:color="auto"/>
        <w:left w:val="none" w:sz="0" w:space="0" w:color="auto"/>
        <w:bottom w:val="none" w:sz="0" w:space="0" w:color="auto"/>
        <w:right w:val="none" w:sz="0" w:space="0" w:color="auto"/>
      </w:divBdr>
    </w:div>
    <w:div w:id="1071344981">
      <w:bodyDiv w:val="1"/>
      <w:marLeft w:val="0"/>
      <w:marRight w:val="0"/>
      <w:marTop w:val="0"/>
      <w:marBottom w:val="0"/>
      <w:divBdr>
        <w:top w:val="none" w:sz="0" w:space="0" w:color="auto"/>
        <w:left w:val="none" w:sz="0" w:space="0" w:color="auto"/>
        <w:bottom w:val="none" w:sz="0" w:space="0" w:color="auto"/>
        <w:right w:val="none" w:sz="0" w:space="0" w:color="auto"/>
      </w:divBdr>
    </w:div>
    <w:div w:id="1211267173">
      <w:bodyDiv w:val="1"/>
      <w:marLeft w:val="0"/>
      <w:marRight w:val="0"/>
      <w:marTop w:val="0"/>
      <w:marBottom w:val="0"/>
      <w:divBdr>
        <w:top w:val="none" w:sz="0" w:space="0" w:color="auto"/>
        <w:left w:val="none" w:sz="0" w:space="0" w:color="auto"/>
        <w:bottom w:val="none" w:sz="0" w:space="0" w:color="auto"/>
        <w:right w:val="none" w:sz="0" w:space="0" w:color="auto"/>
      </w:divBdr>
    </w:div>
    <w:div w:id="1600983614">
      <w:bodyDiv w:val="1"/>
      <w:marLeft w:val="0"/>
      <w:marRight w:val="0"/>
      <w:marTop w:val="0"/>
      <w:marBottom w:val="0"/>
      <w:divBdr>
        <w:top w:val="none" w:sz="0" w:space="0" w:color="auto"/>
        <w:left w:val="none" w:sz="0" w:space="0" w:color="auto"/>
        <w:bottom w:val="none" w:sz="0" w:space="0" w:color="auto"/>
        <w:right w:val="none" w:sz="0" w:space="0" w:color="auto"/>
      </w:divBdr>
    </w:div>
    <w:div w:id="1686665097">
      <w:bodyDiv w:val="1"/>
      <w:marLeft w:val="0"/>
      <w:marRight w:val="0"/>
      <w:marTop w:val="0"/>
      <w:marBottom w:val="0"/>
      <w:divBdr>
        <w:top w:val="none" w:sz="0" w:space="0" w:color="auto"/>
        <w:left w:val="none" w:sz="0" w:space="0" w:color="auto"/>
        <w:bottom w:val="none" w:sz="0" w:space="0" w:color="auto"/>
        <w:right w:val="none" w:sz="0" w:space="0" w:color="auto"/>
      </w:divBdr>
    </w:div>
    <w:div w:id="1766729002">
      <w:bodyDiv w:val="1"/>
      <w:marLeft w:val="0"/>
      <w:marRight w:val="0"/>
      <w:marTop w:val="0"/>
      <w:marBottom w:val="0"/>
      <w:divBdr>
        <w:top w:val="none" w:sz="0" w:space="0" w:color="auto"/>
        <w:left w:val="none" w:sz="0" w:space="0" w:color="auto"/>
        <w:bottom w:val="none" w:sz="0" w:space="0" w:color="auto"/>
        <w:right w:val="none" w:sz="0" w:space="0" w:color="auto"/>
      </w:divBdr>
      <w:divsChild>
        <w:div w:id="870073608">
          <w:marLeft w:val="0"/>
          <w:marRight w:val="0"/>
          <w:marTop w:val="0"/>
          <w:marBottom w:val="0"/>
          <w:divBdr>
            <w:top w:val="none" w:sz="0" w:space="0" w:color="auto"/>
            <w:left w:val="none" w:sz="0" w:space="0" w:color="auto"/>
            <w:bottom w:val="none" w:sz="0" w:space="0" w:color="auto"/>
            <w:right w:val="none" w:sz="0" w:space="0" w:color="auto"/>
          </w:divBdr>
          <w:divsChild>
            <w:div w:id="213810960">
              <w:marLeft w:val="0"/>
              <w:marRight w:val="0"/>
              <w:marTop w:val="0"/>
              <w:marBottom w:val="0"/>
              <w:divBdr>
                <w:top w:val="none" w:sz="0" w:space="0" w:color="auto"/>
                <w:left w:val="none" w:sz="0" w:space="0" w:color="auto"/>
                <w:bottom w:val="none" w:sz="0" w:space="0" w:color="auto"/>
                <w:right w:val="none" w:sz="0" w:space="0" w:color="auto"/>
              </w:divBdr>
            </w:div>
            <w:div w:id="835265176">
              <w:marLeft w:val="0"/>
              <w:marRight w:val="0"/>
              <w:marTop w:val="0"/>
              <w:marBottom w:val="0"/>
              <w:divBdr>
                <w:top w:val="none" w:sz="0" w:space="0" w:color="auto"/>
                <w:left w:val="none" w:sz="0" w:space="0" w:color="auto"/>
                <w:bottom w:val="none" w:sz="0" w:space="0" w:color="auto"/>
                <w:right w:val="none" w:sz="0" w:space="0" w:color="auto"/>
              </w:divBdr>
            </w:div>
            <w:div w:id="642740027">
              <w:marLeft w:val="0"/>
              <w:marRight w:val="0"/>
              <w:marTop w:val="0"/>
              <w:marBottom w:val="0"/>
              <w:divBdr>
                <w:top w:val="none" w:sz="0" w:space="0" w:color="auto"/>
                <w:left w:val="none" w:sz="0" w:space="0" w:color="auto"/>
                <w:bottom w:val="none" w:sz="0" w:space="0" w:color="auto"/>
                <w:right w:val="none" w:sz="0" w:space="0" w:color="auto"/>
              </w:divBdr>
            </w:div>
            <w:div w:id="1582324673">
              <w:marLeft w:val="0"/>
              <w:marRight w:val="0"/>
              <w:marTop w:val="0"/>
              <w:marBottom w:val="0"/>
              <w:divBdr>
                <w:top w:val="none" w:sz="0" w:space="0" w:color="auto"/>
                <w:left w:val="none" w:sz="0" w:space="0" w:color="auto"/>
                <w:bottom w:val="none" w:sz="0" w:space="0" w:color="auto"/>
                <w:right w:val="none" w:sz="0" w:space="0" w:color="auto"/>
              </w:divBdr>
            </w:div>
            <w:div w:id="518589683">
              <w:marLeft w:val="0"/>
              <w:marRight w:val="0"/>
              <w:marTop w:val="0"/>
              <w:marBottom w:val="0"/>
              <w:divBdr>
                <w:top w:val="none" w:sz="0" w:space="0" w:color="auto"/>
                <w:left w:val="none" w:sz="0" w:space="0" w:color="auto"/>
                <w:bottom w:val="none" w:sz="0" w:space="0" w:color="auto"/>
                <w:right w:val="none" w:sz="0" w:space="0" w:color="auto"/>
              </w:divBdr>
            </w:div>
            <w:div w:id="1464420794">
              <w:marLeft w:val="0"/>
              <w:marRight w:val="0"/>
              <w:marTop w:val="0"/>
              <w:marBottom w:val="0"/>
              <w:divBdr>
                <w:top w:val="none" w:sz="0" w:space="0" w:color="auto"/>
                <w:left w:val="none" w:sz="0" w:space="0" w:color="auto"/>
                <w:bottom w:val="none" w:sz="0" w:space="0" w:color="auto"/>
                <w:right w:val="none" w:sz="0" w:space="0" w:color="auto"/>
              </w:divBdr>
            </w:div>
            <w:div w:id="276839400">
              <w:marLeft w:val="0"/>
              <w:marRight w:val="0"/>
              <w:marTop w:val="0"/>
              <w:marBottom w:val="0"/>
              <w:divBdr>
                <w:top w:val="none" w:sz="0" w:space="0" w:color="auto"/>
                <w:left w:val="none" w:sz="0" w:space="0" w:color="auto"/>
                <w:bottom w:val="none" w:sz="0" w:space="0" w:color="auto"/>
                <w:right w:val="none" w:sz="0" w:space="0" w:color="auto"/>
              </w:divBdr>
            </w:div>
            <w:div w:id="1099521762">
              <w:marLeft w:val="0"/>
              <w:marRight w:val="0"/>
              <w:marTop w:val="0"/>
              <w:marBottom w:val="0"/>
              <w:divBdr>
                <w:top w:val="none" w:sz="0" w:space="0" w:color="auto"/>
                <w:left w:val="none" w:sz="0" w:space="0" w:color="auto"/>
                <w:bottom w:val="none" w:sz="0" w:space="0" w:color="auto"/>
                <w:right w:val="none" w:sz="0" w:space="0" w:color="auto"/>
              </w:divBdr>
            </w:div>
            <w:div w:id="491070631">
              <w:marLeft w:val="0"/>
              <w:marRight w:val="0"/>
              <w:marTop w:val="0"/>
              <w:marBottom w:val="0"/>
              <w:divBdr>
                <w:top w:val="none" w:sz="0" w:space="0" w:color="auto"/>
                <w:left w:val="none" w:sz="0" w:space="0" w:color="auto"/>
                <w:bottom w:val="none" w:sz="0" w:space="0" w:color="auto"/>
                <w:right w:val="none" w:sz="0" w:space="0" w:color="auto"/>
              </w:divBdr>
            </w:div>
            <w:div w:id="771822165">
              <w:marLeft w:val="0"/>
              <w:marRight w:val="0"/>
              <w:marTop w:val="0"/>
              <w:marBottom w:val="0"/>
              <w:divBdr>
                <w:top w:val="none" w:sz="0" w:space="0" w:color="auto"/>
                <w:left w:val="none" w:sz="0" w:space="0" w:color="auto"/>
                <w:bottom w:val="none" w:sz="0" w:space="0" w:color="auto"/>
                <w:right w:val="none" w:sz="0" w:space="0" w:color="auto"/>
              </w:divBdr>
            </w:div>
            <w:div w:id="1718552537">
              <w:marLeft w:val="0"/>
              <w:marRight w:val="0"/>
              <w:marTop w:val="0"/>
              <w:marBottom w:val="0"/>
              <w:divBdr>
                <w:top w:val="none" w:sz="0" w:space="0" w:color="auto"/>
                <w:left w:val="none" w:sz="0" w:space="0" w:color="auto"/>
                <w:bottom w:val="none" w:sz="0" w:space="0" w:color="auto"/>
                <w:right w:val="none" w:sz="0" w:space="0" w:color="auto"/>
              </w:divBdr>
            </w:div>
            <w:div w:id="362049798">
              <w:marLeft w:val="0"/>
              <w:marRight w:val="0"/>
              <w:marTop w:val="0"/>
              <w:marBottom w:val="0"/>
              <w:divBdr>
                <w:top w:val="none" w:sz="0" w:space="0" w:color="auto"/>
                <w:left w:val="none" w:sz="0" w:space="0" w:color="auto"/>
                <w:bottom w:val="none" w:sz="0" w:space="0" w:color="auto"/>
                <w:right w:val="none" w:sz="0" w:space="0" w:color="auto"/>
              </w:divBdr>
            </w:div>
            <w:div w:id="394544889">
              <w:marLeft w:val="0"/>
              <w:marRight w:val="0"/>
              <w:marTop w:val="0"/>
              <w:marBottom w:val="0"/>
              <w:divBdr>
                <w:top w:val="none" w:sz="0" w:space="0" w:color="auto"/>
                <w:left w:val="none" w:sz="0" w:space="0" w:color="auto"/>
                <w:bottom w:val="none" w:sz="0" w:space="0" w:color="auto"/>
                <w:right w:val="none" w:sz="0" w:space="0" w:color="auto"/>
              </w:divBdr>
            </w:div>
            <w:div w:id="1272273964">
              <w:marLeft w:val="0"/>
              <w:marRight w:val="0"/>
              <w:marTop w:val="0"/>
              <w:marBottom w:val="0"/>
              <w:divBdr>
                <w:top w:val="none" w:sz="0" w:space="0" w:color="auto"/>
                <w:left w:val="none" w:sz="0" w:space="0" w:color="auto"/>
                <w:bottom w:val="none" w:sz="0" w:space="0" w:color="auto"/>
                <w:right w:val="none" w:sz="0" w:space="0" w:color="auto"/>
              </w:divBdr>
            </w:div>
            <w:div w:id="632829097">
              <w:marLeft w:val="0"/>
              <w:marRight w:val="0"/>
              <w:marTop w:val="0"/>
              <w:marBottom w:val="0"/>
              <w:divBdr>
                <w:top w:val="none" w:sz="0" w:space="0" w:color="auto"/>
                <w:left w:val="none" w:sz="0" w:space="0" w:color="auto"/>
                <w:bottom w:val="none" w:sz="0" w:space="0" w:color="auto"/>
                <w:right w:val="none" w:sz="0" w:space="0" w:color="auto"/>
              </w:divBdr>
            </w:div>
            <w:div w:id="1435052373">
              <w:marLeft w:val="0"/>
              <w:marRight w:val="0"/>
              <w:marTop w:val="0"/>
              <w:marBottom w:val="0"/>
              <w:divBdr>
                <w:top w:val="none" w:sz="0" w:space="0" w:color="auto"/>
                <w:left w:val="none" w:sz="0" w:space="0" w:color="auto"/>
                <w:bottom w:val="none" w:sz="0" w:space="0" w:color="auto"/>
                <w:right w:val="none" w:sz="0" w:space="0" w:color="auto"/>
              </w:divBdr>
            </w:div>
            <w:div w:id="1046568119">
              <w:marLeft w:val="0"/>
              <w:marRight w:val="0"/>
              <w:marTop w:val="0"/>
              <w:marBottom w:val="0"/>
              <w:divBdr>
                <w:top w:val="none" w:sz="0" w:space="0" w:color="auto"/>
                <w:left w:val="none" w:sz="0" w:space="0" w:color="auto"/>
                <w:bottom w:val="none" w:sz="0" w:space="0" w:color="auto"/>
                <w:right w:val="none" w:sz="0" w:space="0" w:color="auto"/>
              </w:divBdr>
            </w:div>
            <w:div w:id="2018581126">
              <w:marLeft w:val="0"/>
              <w:marRight w:val="0"/>
              <w:marTop w:val="0"/>
              <w:marBottom w:val="0"/>
              <w:divBdr>
                <w:top w:val="none" w:sz="0" w:space="0" w:color="auto"/>
                <w:left w:val="none" w:sz="0" w:space="0" w:color="auto"/>
                <w:bottom w:val="none" w:sz="0" w:space="0" w:color="auto"/>
                <w:right w:val="none" w:sz="0" w:space="0" w:color="auto"/>
              </w:divBdr>
            </w:div>
            <w:div w:id="618757906">
              <w:marLeft w:val="0"/>
              <w:marRight w:val="0"/>
              <w:marTop w:val="0"/>
              <w:marBottom w:val="0"/>
              <w:divBdr>
                <w:top w:val="none" w:sz="0" w:space="0" w:color="auto"/>
                <w:left w:val="none" w:sz="0" w:space="0" w:color="auto"/>
                <w:bottom w:val="none" w:sz="0" w:space="0" w:color="auto"/>
                <w:right w:val="none" w:sz="0" w:space="0" w:color="auto"/>
              </w:divBdr>
            </w:div>
            <w:div w:id="300155967">
              <w:marLeft w:val="0"/>
              <w:marRight w:val="0"/>
              <w:marTop w:val="0"/>
              <w:marBottom w:val="0"/>
              <w:divBdr>
                <w:top w:val="none" w:sz="0" w:space="0" w:color="auto"/>
                <w:left w:val="none" w:sz="0" w:space="0" w:color="auto"/>
                <w:bottom w:val="none" w:sz="0" w:space="0" w:color="auto"/>
                <w:right w:val="none" w:sz="0" w:space="0" w:color="auto"/>
              </w:divBdr>
            </w:div>
            <w:div w:id="2128159914">
              <w:marLeft w:val="0"/>
              <w:marRight w:val="0"/>
              <w:marTop w:val="0"/>
              <w:marBottom w:val="0"/>
              <w:divBdr>
                <w:top w:val="none" w:sz="0" w:space="0" w:color="auto"/>
                <w:left w:val="none" w:sz="0" w:space="0" w:color="auto"/>
                <w:bottom w:val="none" w:sz="0" w:space="0" w:color="auto"/>
                <w:right w:val="none" w:sz="0" w:space="0" w:color="auto"/>
              </w:divBdr>
            </w:div>
            <w:div w:id="501892264">
              <w:marLeft w:val="0"/>
              <w:marRight w:val="0"/>
              <w:marTop w:val="0"/>
              <w:marBottom w:val="0"/>
              <w:divBdr>
                <w:top w:val="none" w:sz="0" w:space="0" w:color="auto"/>
                <w:left w:val="none" w:sz="0" w:space="0" w:color="auto"/>
                <w:bottom w:val="none" w:sz="0" w:space="0" w:color="auto"/>
                <w:right w:val="none" w:sz="0" w:space="0" w:color="auto"/>
              </w:divBdr>
            </w:div>
            <w:div w:id="1896358239">
              <w:marLeft w:val="0"/>
              <w:marRight w:val="0"/>
              <w:marTop w:val="0"/>
              <w:marBottom w:val="0"/>
              <w:divBdr>
                <w:top w:val="none" w:sz="0" w:space="0" w:color="auto"/>
                <w:left w:val="none" w:sz="0" w:space="0" w:color="auto"/>
                <w:bottom w:val="none" w:sz="0" w:space="0" w:color="auto"/>
                <w:right w:val="none" w:sz="0" w:space="0" w:color="auto"/>
              </w:divBdr>
            </w:div>
            <w:div w:id="1441606575">
              <w:marLeft w:val="0"/>
              <w:marRight w:val="0"/>
              <w:marTop w:val="0"/>
              <w:marBottom w:val="0"/>
              <w:divBdr>
                <w:top w:val="none" w:sz="0" w:space="0" w:color="auto"/>
                <w:left w:val="none" w:sz="0" w:space="0" w:color="auto"/>
                <w:bottom w:val="none" w:sz="0" w:space="0" w:color="auto"/>
                <w:right w:val="none" w:sz="0" w:space="0" w:color="auto"/>
              </w:divBdr>
            </w:div>
            <w:div w:id="1799445007">
              <w:marLeft w:val="0"/>
              <w:marRight w:val="0"/>
              <w:marTop w:val="0"/>
              <w:marBottom w:val="0"/>
              <w:divBdr>
                <w:top w:val="none" w:sz="0" w:space="0" w:color="auto"/>
                <w:left w:val="none" w:sz="0" w:space="0" w:color="auto"/>
                <w:bottom w:val="none" w:sz="0" w:space="0" w:color="auto"/>
                <w:right w:val="none" w:sz="0" w:space="0" w:color="auto"/>
              </w:divBdr>
            </w:div>
            <w:div w:id="289096059">
              <w:marLeft w:val="0"/>
              <w:marRight w:val="0"/>
              <w:marTop w:val="0"/>
              <w:marBottom w:val="0"/>
              <w:divBdr>
                <w:top w:val="none" w:sz="0" w:space="0" w:color="auto"/>
                <w:left w:val="none" w:sz="0" w:space="0" w:color="auto"/>
                <w:bottom w:val="none" w:sz="0" w:space="0" w:color="auto"/>
                <w:right w:val="none" w:sz="0" w:space="0" w:color="auto"/>
              </w:divBdr>
            </w:div>
            <w:div w:id="587427356">
              <w:marLeft w:val="0"/>
              <w:marRight w:val="0"/>
              <w:marTop w:val="0"/>
              <w:marBottom w:val="0"/>
              <w:divBdr>
                <w:top w:val="none" w:sz="0" w:space="0" w:color="auto"/>
                <w:left w:val="none" w:sz="0" w:space="0" w:color="auto"/>
                <w:bottom w:val="none" w:sz="0" w:space="0" w:color="auto"/>
                <w:right w:val="none" w:sz="0" w:space="0" w:color="auto"/>
              </w:divBdr>
            </w:div>
            <w:div w:id="1380784151">
              <w:marLeft w:val="0"/>
              <w:marRight w:val="0"/>
              <w:marTop w:val="0"/>
              <w:marBottom w:val="0"/>
              <w:divBdr>
                <w:top w:val="none" w:sz="0" w:space="0" w:color="auto"/>
                <w:left w:val="none" w:sz="0" w:space="0" w:color="auto"/>
                <w:bottom w:val="none" w:sz="0" w:space="0" w:color="auto"/>
                <w:right w:val="none" w:sz="0" w:space="0" w:color="auto"/>
              </w:divBdr>
            </w:div>
            <w:div w:id="1115253510">
              <w:marLeft w:val="0"/>
              <w:marRight w:val="0"/>
              <w:marTop w:val="0"/>
              <w:marBottom w:val="0"/>
              <w:divBdr>
                <w:top w:val="none" w:sz="0" w:space="0" w:color="auto"/>
                <w:left w:val="none" w:sz="0" w:space="0" w:color="auto"/>
                <w:bottom w:val="none" w:sz="0" w:space="0" w:color="auto"/>
                <w:right w:val="none" w:sz="0" w:space="0" w:color="auto"/>
              </w:divBdr>
            </w:div>
            <w:div w:id="1691754383">
              <w:marLeft w:val="0"/>
              <w:marRight w:val="0"/>
              <w:marTop w:val="0"/>
              <w:marBottom w:val="0"/>
              <w:divBdr>
                <w:top w:val="none" w:sz="0" w:space="0" w:color="auto"/>
                <w:left w:val="none" w:sz="0" w:space="0" w:color="auto"/>
                <w:bottom w:val="none" w:sz="0" w:space="0" w:color="auto"/>
                <w:right w:val="none" w:sz="0" w:space="0" w:color="auto"/>
              </w:divBdr>
            </w:div>
            <w:div w:id="1053190776">
              <w:marLeft w:val="0"/>
              <w:marRight w:val="0"/>
              <w:marTop w:val="0"/>
              <w:marBottom w:val="0"/>
              <w:divBdr>
                <w:top w:val="none" w:sz="0" w:space="0" w:color="auto"/>
                <w:left w:val="none" w:sz="0" w:space="0" w:color="auto"/>
                <w:bottom w:val="none" w:sz="0" w:space="0" w:color="auto"/>
                <w:right w:val="none" w:sz="0" w:space="0" w:color="auto"/>
              </w:divBdr>
            </w:div>
            <w:div w:id="819661819">
              <w:marLeft w:val="0"/>
              <w:marRight w:val="0"/>
              <w:marTop w:val="0"/>
              <w:marBottom w:val="0"/>
              <w:divBdr>
                <w:top w:val="none" w:sz="0" w:space="0" w:color="auto"/>
                <w:left w:val="none" w:sz="0" w:space="0" w:color="auto"/>
                <w:bottom w:val="none" w:sz="0" w:space="0" w:color="auto"/>
                <w:right w:val="none" w:sz="0" w:space="0" w:color="auto"/>
              </w:divBdr>
            </w:div>
            <w:div w:id="693462748">
              <w:marLeft w:val="0"/>
              <w:marRight w:val="0"/>
              <w:marTop w:val="0"/>
              <w:marBottom w:val="0"/>
              <w:divBdr>
                <w:top w:val="none" w:sz="0" w:space="0" w:color="auto"/>
                <w:left w:val="none" w:sz="0" w:space="0" w:color="auto"/>
                <w:bottom w:val="none" w:sz="0" w:space="0" w:color="auto"/>
                <w:right w:val="none" w:sz="0" w:space="0" w:color="auto"/>
              </w:divBdr>
            </w:div>
            <w:div w:id="661742743">
              <w:marLeft w:val="0"/>
              <w:marRight w:val="0"/>
              <w:marTop w:val="0"/>
              <w:marBottom w:val="0"/>
              <w:divBdr>
                <w:top w:val="none" w:sz="0" w:space="0" w:color="auto"/>
                <w:left w:val="none" w:sz="0" w:space="0" w:color="auto"/>
                <w:bottom w:val="none" w:sz="0" w:space="0" w:color="auto"/>
                <w:right w:val="none" w:sz="0" w:space="0" w:color="auto"/>
              </w:divBdr>
            </w:div>
            <w:div w:id="654920531">
              <w:marLeft w:val="0"/>
              <w:marRight w:val="0"/>
              <w:marTop w:val="0"/>
              <w:marBottom w:val="0"/>
              <w:divBdr>
                <w:top w:val="none" w:sz="0" w:space="0" w:color="auto"/>
                <w:left w:val="none" w:sz="0" w:space="0" w:color="auto"/>
                <w:bottom w:val="none" w:sz="0" w:space="0" w:color="auto"/>
                <w:right w:val="none" w:sz="0" w:space="0" w:color="auto"/>
              </w:divBdr>
            </w:div>
            <w:div w:id="1334842275">
              <w:marLeft w:val="0"/>
              <w:marRight w:val="0"/>
              <w:marTop w:val="0"/>
              <w:marBottom w:val="0"/>
              <w:divBdr>
                <w:top w:val="none" w:sz="0" w:space="0" w:color="auto"/>
                <w:left w:val="none" w:sz="0" w:space="0" w:color="auto"/>
                <w:bottom w:val="none" w:sz="0" w:space="0" w:color="auto"/>
                <w:right w:val="none" w:sz="0" w:space="0" w:color="auto"/>
              </w:divBdr>
            </w:div>
            <w:div w:id="1355381540">
              <w:marLeft w:val="0"/>
              <w:marRight w:val="0"/>
              <w:marTop w:val="0"/>
              <w:marBottom w:val="0"/>
              <w:divBdr>
                <w:top w:val="none" w:sz="0" w:space="0" w:color="auto"/>
                <w:left w:val="none" w:sz="0" w:space="0" w:color="auto"/>
                <w:bottom w:val="none" w:sz="0" w:space="0" w:color="auto"/>
                <w:right w:val="none" w:sz="0" w:space="0" w:color="auto"/>
              </w:divBdr>
            </w:div>
            <w:div w:id="772432455">
              <w:marLeft w:val="0"/>
              <w:marRight w:val="0"/>
              <w:marTop w:val="0"/>
              <w:marBottom w:val="0"/>
              <w:divBdr>
                <w:top w:val="none" w:sz="0" w:space="0" w:color="auto"/>
                <w:left w:val="none" w:sz="0" w:space="0" w:color="auto"/>
                <w:bottom w:val="none" w:sz="0" w:space="0" w:color="auto"/>
                <w:right w:val="none" w:sz="0" w:space="0" w:color="auto"/>
              </w:divBdr>
            </w:div>
            <w:div w:id="1972510989">
              <w:marLeft w:val="0"/>
              <w:marRight w:val="0"/>
              <w:marTop w:val="0"/>
              <w:marBottom w:val="0"/>
              <w:divBdr>
                <w:top w:val="none" w:sz="0" w:space="0" w:color="auto"/>
                <w:left w:val="none" w:sz="0" w:space="0" w:color="auto"/>
                <w:bottom w:val="none" w:sz="0" w:space="0" w:color="auto"/>
                <w:right w:val="none" w:sz="0" w:space="0" w:color="auto"/>
              </w:divBdr>
            </w:div>
            <w:div w:id="277496583">
              <w:marLeft w:val="0"/>
              <w:marRight w:val="0"/>
              <w:marTop w:val="0"/>
              <w:marBottom w:val="0"/>
              <w:divBdr>
                <w:top w:val="none" w:sz="0" w:space="0" w:color="auto"/>
                <w:left w:val="none" w:sz="0" w:space="0" w:color="auto"/>
                <w:bottom w:val="none" w:sz="0" w:space="0" w:color="auto"/>
                <w:right w:val="none" w:sz="0" w:space="0" w:color="auto"/>
              </w:divBdr>
            </w:div>
            <w:div w:id="2066679348">
              <w:marLeft w:val="0"/>
              <w:marRight w:val="0"/>
              <w:marTop w:val="0"/>
              <w:marBottom w:val="0"/>
              <w:divBdr>
                <w:top w:val="none" w:sz="0" w:space="0" w:color="auto"/>
                <w:left w:val="none" w:sz="0" w:space="0" w:color="auto"/>
                <w:bottom w:val="none" w:sz="0" w:space="0" w:color="auto"/>
                <w:right w:val="none" w:sz="0" w:space="0" w:color="auto"/>
              </w:divBdr>
            </w:div>
            <w:div w:id="140661596">
              <w:marLeft w:val="0"/>
              <w:marRight w:val="0"/>
              <w:marTop w:val="0"/>
              <w:marBottom w:val="0"/>
              <w:divBdr>
                <w:top w:val="none" w:sz="0" w:space="0" w:color="auto"/>
                <w:left w:val="none" w:sz="0" w:space="0" w:color="auto"/>
                <w:bottom w:val="none" w:sz="0" w:space="0" w:color="auto"/>
                <w:right w:val="none" w:sz="0" w:space="0" w:color="auto"/>
              </w:divBdr>
            </w:div>
            <w:div w:id="585962240">
              <w:marLeft w:val="0"/>
              <w:marRight w:val="0"/>
              <w:marTop w:val="0"/>
              <w:marBottom w:val="0"/>
              <w:divBdr>
                <w:top w:val="none" w:sz="0" w:space="0" w:color="auto"/>
                <w:left w:val="none" w:sz="0" w:space="0" w:color="auto"/>
                <w:bottom w:val="none" w:sz="0" w:space="0" w:color="auto"/>
                <w:right w:val="none" w:sz="0" w:space="0" w:color="auto"/>
              </w:divBdr>
            </w:div>
            <w:div w:id="1907643571">
              <w:marLeft w:val="0"/>
              <w:marRight w:val="0"/>
              <w:marTop w:val="0"/>
              <w:marBottom w:val="0"/>
              <w:divBdr>
                <w:top w:val="none" w:sz="0" w:space="0" w:color="auto"/>
                <w:left w:val="none" w:sz="0" w:space="0" w:color="auto"/>
                <w:bottom w:val="none" w:sz="0" w:space="0" w:color="auto"/>
                <w:right w:val="none" w:sz="0" w:space="0" w:color="auto"/>
              </w:divBdr>
            </w:div>
            <w:div w:id="2137218066">
              <w:marLeft w:val="0"/>
              <w:marRight w:val="0"/>
              <w:marTop w:val="0"/>
              <w:marBottom w:val="0"/>
              <w:divBdr>
                <w:top w:val="none" w:sz="0" w:space="0" w:color="auto"/>
                <w:left w:val="none" w:sz="0" w:space="0" w:color="auto"/>
                <w:bottom w:val="none" w:sz="0" w:space="0" w:color="auto"/>
                <w:right w:val="none" w:sz="0" w:space="0" w:color="auto"/>
              </w:divBdr>
            </w:div>
            <w:div w:id="1226799183">
              <w:marLeft w:val="0"/>
              <w:marRight w:val="0"/>
              <w:marTop w:val="0"/>
              <w:marBottom w:val="0"/>
              <w:divBdr>
                <w:top w:val="none" w:sz="0" w:space="0" w:color="auto"/>
                <w:left w:val="none" w:sz="0" w:space="0" w:color="auto"/>
                <w:bottom w:val="none" w:sz="0" w:space="0" w:color="auto"/>
                <w:right w:val="none" w:sz="0" w:space="0" w:color="auto"/>
              </w:divBdr>
            </w:div>
            <w:div w:id="170725993">
              <w:marLeft w:val="0"/>
              <w:marRight w:val="0"/>
              <w:marTop w:val="0"/>
              <w:marBottom w:val="0"/>
              <w:divBdr>
                <w:top w:val="none" w:sz="0" w:space="0" w:color="auto"/>
                <w:left w:val="none" w:sz="0" w:space="0" w:color="auto"/>
                <w:bottom w:val="none" w:sz="0" w:space="0" w:color="auto"/>
                <w:right w:val="none" w:sz="0" w:space="0" w:color="auto"/>
              </w:divBdr>
            </w:div>
            <w:div w:id="1273053466">
              <w:marLeft w:val="0"/>
              <w:marRight w:val="0"/>
              <w:marTop w:val="0"/>
              <w:marBottom w:val="0"/>
              <w:divBdr>
                <w:top w:val="none" w:sz="0" w:space="0" w:color="auto"/>
                <w:left w:val="none" w:sz="0" w:space="0" w:color="auto"/>
                <w:bottom w:val="none" w:sz="0" w:space="0" w:color="auto"/>
                <w:right w:val="none" w:sz="0" w:space="0" w:color="auto"/>
              </w:divBdr>
            </w:div>
            <w:div w:id="730156500">
              <w:marLeft w:val="0"/>
              <w:marRight w:val="0"/>
              <w:marTop w:val="0"/>
              <w:marBottom w:val="0"/>
              <w:divBdr>
                <w:top w:val="none" w:sz="0" w:space="0" w:color="auto"/>
                <w:left w:val="none" w:sz="0" w:space="0" w:color="auto"/>
                <w:bottom w:val="none" w:sz="0" w:space="0" w:color="auto"/>
                <w:right w:val="none" w:sz="0" w:space="0" w:color="auto"/>
              </w:divBdr>
            </w:div>
            <w:div w:id="1802651815">
              <w:marLeft w:val="0"/>
              <w:marRight w:val="0"/>
              <w:marTop w:val="0"/>
              <w:marBottom w:val="0"/>
              <w:divBdr>
                <w:top w:val="none" w:sz="0" w:space="0" w:color="auto"/>
                <w:left w:val="none" w:sz="0" w:space="0" w:color="auto"/>
                <w:bottom w:val="none" w:sz="0" w:space="0" w:color="auto"/>
                <w:right w:val="none" w:sz="0" w:space="0" w:color="auto"/>
              </w:divBdr>
            </w:div>
            <w:div w:id="1144737363">
              <w:marLeft w:val="0"/>
              <w:marRight w:val="0"/>
              <w:marTop w:val="0"/>
              <w:marBottom w:val="0"/>
              <w:divBdr>
                <w:top w:val="none" w:sz="0" w:space="0" w:color="auto"/>
                <w:left w:val="none" w:sz="0" w:space="0" w:color="auto"/>
                <w:bottom w:val="none" w:sz="0" w:space="0" w:color="auto"/>
                <w:right w:val="none" w:sz="0" w:space="0" w:color="auto"/>
              </w:divBdr>
            </w:div>
            <w:div w:id="1691175433">
              <w:marLeft w:val="0"/>
              <w:marRight w:val="0"/>
              <w:marTop w:val="0"/>
              <w:marBottom w:val="0"/>
              <w:divBdr>
                <w:top w:val="none" w:sz="0" w:space="0" w:color="auto"/>
                <w:left w:val="none" w:sz="0" w:space="0" w:color="auto"/>
                <w:bottom w:val="none" w:sz="0" w:space="0" w:color="auto"/>
                <w:right w:val="none" w:sz="0" w:space="0" w:color="auto"/>
              </w:divBdr>
            </w:div>
            <w:div w:id="1717465824">
              <w:marLeft w:val="0"/>
              <w:marRight w:val="0"/>
              <w:marTop w:val="0"/>
              <w:marBottom w:val="0"/>
              <w:divBdr>
                <w:top w:val="none" w:sz="0" w:space="0" w:color="auto"/>
                <w:left w:val="none" w:sz="0" w:space="0" w:color="auto"/>
                <w:bottom w:val="none" w:sz="0" w:space="0" w:color="auto"/>
                <w:right w:val="none" w:sz="0" w:space="0" w:color="auto"/>
              </w:divBdr>
            </w:div>
            <w:div w:id="793983007">
              <w:marLeft w:val="0"/>
              <w:marRight w:val="0"/>
              <w:marTop w:val="0"/>
              <w:marBottom w:val="0"/>
              <w:divBdr>
                <w:top w:val="none" w:sz="0" w:space="0" w:color="auto"/>
                <w:left w:val="none" w:sz="0" w:space="0" w:color="auto"/>
                <w:bottom w:val="none" w:sz="0" w:space="0" w:color="auto"/>
                <w:right w:val="none" w:sz="0" w:space="0" w:color="auto"/>
              </w:divBdr>
            </w:div>
            <w:div w:id="55860925">
              <w:marLeft w:val="0"/>
              <w:marRight w:val="0"/>
              <w:marTop w:val="0"/>
              <w:marBottom w:val="0"/>
              <w:divBdr>
                <w:top w:val="none" w:sz="0" w:space="0" w:color="auto"/>
                <w:left w:val="none" w:sz="0" w:space="0" w:color="auto"/>
                <w:bottom w:val="none" w:sz="0" w:space="0" w:color="auto"/>
                <w:right w:val="none" w:sz="0" w:space="0" w:color="auto"/>
              </w:divBdr>
            </w:div>
            <w:div w:id="515466532">
              <w:marLeft w:val="0"/>
              <w:marRight w:val="0"/>
              <w:marTop w:val="0"/>
              <w:marBottom w:val="0"/>
              <w:divBdr>
                <w:top w:val="none" w:sz="0" w:space="0" w:color="auto"/>
                <w:left w:val="none" w:sz="0" w:space="0" w:color="auto"/>
                <w:bottom w:val="none" w:sz="0" w:space="0" w:color="auto"/>
                <w:right w:val="none" w:sz="0" w:space="0" w:color="auto"/>
              </w:divBdr>
            </w:div>
            <w:div w:id="1189486233">
              <w:marLeft w:val="0"/>
              <w:marRight w:val="0"/>
              <w:marTop w:val="0"/>
              <w:marBottom w:val="0"/>
              <w:divBdr>
                <w:top w:val="none" w:sz="0" w:space="0" w:color="auto"/>
                <w:left w:val="none" w:sz="0" w:space="0" w:color="auto"/>
                <w:bottom w:val="none" w:sz="0" w:space="0" w:color="auto"/>
                <w:right w:val="none" w:sz="0" w:space="0" w:color="auto"/>
              </w:divBdr>
            </w:div>
            <w:div w:id="1561090587">
              <w:marLeft w:val="0"/>
              <w:marRight w:val="0"/>
              <w:marTop w:val="0"/>
              <w:marBottom w:val="0"/>
              <w:divBdr>
                <w:top w:val="none" w:sz="0" w:space="0" w:color="auto"/>
                <w:left w:val="none" w:sz="0" w:space="0" w:color="auto"/>
                <w:bottom w:val="none" w:sz="0" w:space="0" w:color="auto"/>
                <w:right w:val="none" w:sz="0" w:space="0" w:color="auto"/>
              </w:divBdr>
            </w:div>
            <w:div w:id="1598757766">
              <w:marLeft w:val="0"/>
              <w:marRight w:val="0"/>
              <w:marTop w:val="0"/>
              <w:marBottom w:val="0"/>
              <w:divBdr>
                <w:top w:val="none" w:sz="0" w:space="0" w:color="auto"/>
                <w:left w:val="none" w:sz="0" w:space="0" w:color="auto"/>
                <w:bottom w:val="none" w:sz="0" w:space="0" w:color="auto"/>
                <w:right w:val="none" w:sz="0" w:space="0" w:color="auto"/>
              </w:divBdr>
            </w:div>
            <w:div w:id="19710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QjEVmQ4rcWA&amp;list=LL&amp;index=14"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L5oCPVr7l4c&amp;list=LL&amp;index=8"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youtube.com/watch?v=_Gx30E3r1xk&amp;list=LL&amp;index=9"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youtube.com/watch?v=X2eUFKrY00Y&amp;list=LL&amp;index=10"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CCBB0-F237-5741-B477-B9AFC1381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1185</Words>
  <Characters>6757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dc:creator>
  <cp:keywords/>
  <dc:description/>
  <cp:lastModifiedBy>Kamal</cp:lastModifiedBy>
  <cp:revision>2</cp:revision>
  <cp:lastPrinted>2025-06-06T10:58:00Z</cp:lastPrinted>
  <dcterms:created xsi:type="dcterms:W3CDTF">2025-08-06T11:59:00Z</dcterms:created>
  <dcterms:modified xsi:type="dcterms:W3CDTF">2025-08-06T11:59:00Z</dcterms:modified>
</cp:coreProperties>
</file>